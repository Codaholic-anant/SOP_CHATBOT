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rPr>
          <w:b w:val="true"/>
        </w:rPr>
        <w:jc w:val="both"/>
        <w:widowControl w:val="1"/>
      </w:pPr>
      <w:r w:rsidR="00000000" w:rsidDel="00000000" w:rsidRPr="00000000">
        <w:rPr>
          <w:b w:val="true"/>
          <w:sz w:val="48.0"/>
        </w:rPr>
        <w:t xml:space="preserve">Privacy Policy</w:t>
      </w:r>
      <w:ins w:id="UkGCHfOvZF" w:author="Anshika Maheshwari" w:date="2026-01-02T16:16:07.701">
        <w:r w:rsidR="00000000" w:rsidDel="00000000" w:rsidRPr="00000000">
          <w:rPr>
            <w:b w:val="true"/>
            <w:sz w:val="48.0"/>
          </w:rPr>
          <w:t xml:space="preserve">- Updated 02/01/2026</w:t>
        </w:r>
      </w:ins>
    </w:p>
    <w:p xmlns:w14="http://schemas.microsoft.com/office/word/2010/wordml" w:rsidR="00000000" w:rsidRDefault="00000000" w14:textId="00000000" w:rsidDel="00000000" w:rsidP="00000000" w:rsidRPr="00000000">
      <w:pPr>
        <w:pStyle w:val="Heading4"/>
        <w:spacing w:after="120.0"/>
        <w:outlineLvl w:val="3"/>
        <w:shd w:fill="FFFFFF" w:val="clear" w:color="auto"/>
        <w:jc w:val="both"/>
        <w:widowControl w:val="1"/>
      </w:pPr>
      <w:del w:id="pg2q1wSQd8" w:author="Anshika Maheshwari" w:date="2026-01-05T17:00:07.108">
        <w:r w:rsidR="00000000" w:rsidDel="00000000" w:rsidRPr="00000000">
          <w:rPr>
            <w:rFonts w:ascii="Red Hat Display" w:eastAsia="Red Hat Display" w:hAnsi="Red Hat Display" w:cs="Red Hat Display"/>
            <w:i w:val="false"/>
            <w:color w:val="282928"/>
            <w:sz w:val="36.0"/>
            <w:shd w:fill="FFFFFF" w:val="clear" w:color="auto"/>
            <w:vertAlign w:val="baseline"/>
          </w:rPr>
          <w:delText xml:space="preserve">A legal disclaimer</w:delText>
        </w:r>
      </w:del>
      <w:bookmarkStart w:id="1icj43uylg5h" w:name="_Tocqja3tx0j6qjr"/>
      <w:bookmarkEnd w:id="1icj43uylg5h"/>
    </w:p>
    <w:p xmlns:w14="http://schemas.microsoft.com/office/word/2010/wordml" w:rsidR="00000000" w:rsidRDefault="00000000" w14:textId="00000000" w:rsidDel="00000000" w:rsidP="00000000" w:rsidRPr="00000000">
      <w:pPr>
        <w:jc w:val="both"/>
        <w:widowControl w:val="1"/>
      </w:pPr>
      <w:del w:id="GQPg5o2yoq" w:author="Anshika Maheshwari" w:date="2026-01-05T17:00:07.108">
        <w:r w:rsidR="00000000" w:rsidDel="00000000" w:rsidRPr="00000000">
          <w:rPr>
            <w:rFonts w:ascii="Inter Regular" w:eastAsia="Inter Regular" w:hAnsi="Inter Regular" w:cs="Inter Regular"/>
            <w:color w:val="000000"/>
            <w:shd w:fill="FFFFFF" w:val="clear" w:color="auto"/>
            <w:vertAlign w:val="baseline"/>
          </w:rPr>
          <w:delText xml:space="preserve">The explanati</w:delText>
        </w:r>
      </w:del>
      <w:ins w:id="NZvQyuR4Rl" w:author="Anshika Maheshwari" w:date="2026-01-09T14:03:42.791">
        <w:r w:rsidR="00000000" w:rsidDel="00000000" w:rsidRPr="00000000">
          <w:rPr>
            <w:b w:val="true"/>
            <w:sz w:val="48.0"/>
          </w:rPr>
          <w:t xml:space="preserve">EMERALD GLOBAL ADVISORY</w:t>
        </w:r>
      </w:ins>
    </w:p>
    <w:p xmlns:w14="http://schemas.microsoft.com/office/word/2010/wordml" w:rsidR="00000000" w:rsidRDefault="00000000" w14:textId="00000000" w:rsidDel="00000000" w:rsidP="00000000" w:rsidRPr="00000000">
      <w:pPr>
        <w:pStyle w:val="Normal"/>
        <w:rPr>
          <w:color w:val="000000"/>
          <w:sz w:val="24.0"/>
        </w:rPr>
        <w:shd w:fill="FFFFFF" w:val="clear" w:color="auto"/>
        <w:jc w:val="both"/>
        <w:widowControl w:val="1"/>
      </w:pPr>
      <w:del w:id="Wnn0HgwoMl" w:author="Anshika Maheshwari" w:date="2026-01-05T17:00:07.108">
        <w:r w:rsidR="00000000" w:rsidDel="00000000" w:rsidRPr="00000000">
          <w:rPr>
            <w:rFonts w:ascii="Inter Regular" w:eastAsia="Inter Regular" w:hAnsi="Inter Regular" w:cs="Inter Regular"/>
            <w:color w:val="000000"/>
            <w:shd w:fill="FFFFFF" w:val="clear" w:color="auto"/>
            <w:vertAlign w:val="baseline"/>
          </w:rPr>
          <w:delText xml:space="preserve">ons and information provided on this page are only general and high-level explanations and information on how to write your own document of a Privacy Policy. </w:delText>
        </w:r>
      </w:del>
      <w:del w:id="S1WZQ6uNyr" w:author="Anshika Maheshwari" w:date="2026-01-05T17:00:07.108">
        <w:r w:rsidR="00000000" w:rsidDel="00000000" w:rsidRPr="00000000">
          <w:rPr>
            <w:rFonts w:ascii="Inter Regular" w:eastAsia="Inter Regular" w:hAnsi="Inter Regular" w:cs="Inter Regular"/>
            <w:color w:val="000000"/>
            <w:shd w:fill="FFFFFF" w:val="clear" w:color="auto"/>
            <w:vertAlign w:val="baseline"/>
          </w:rPr>
          <w:delText xml:space="preserve">You should not rely on this article as legal advice or as recommendations regarding </w:delText>
        </w:r>
      </w:del>
      <w:del w:id="DgVX5H0iCU" w:author="Anshika Maheshwari" w:date="2026-01-05T17:00:07.108">
        <w:r w:rsidR="00000000" w:rsidDel="00000000" w:rsidRPr="00000000">
          <w:rPr>
            <w:rFonts w:ascii="Inter Regular" w:eastAsia="Inter Regular" w:hAnsi="Inter Regular" w:cs="Inter Regular"/>
            <w:color w:val="000000"/>
            <w:shd w:fill="FFFFFF" w:val="clear" w:color="auto"/>
            <w:vertAlign w:val="baseline"/>
          </w:rPr>
          <w:delText xml:space="preserve">what you should actually do, because we cannot know in advance what are the specific privacy policies you wish to establish between your business and your customers and visitors. We recommend that you seek legal advice to help you understand and to assist you in the creation of your own Privacy Policy.</w:delText>
        </w:r>
      </w:del>
    </w:p>
    <w:p xmlns:w14="http://schemas.microsoft.com/office/word/2010/wordml" w:rsidR="00000000" w:rsidRDefault="00000000" w14:textId="00000000" w:rsidDel="00000000" w:rsidP="00000000" w:rsidRPr="00000000">
      <w:pPr>
        <w:pStyle w:val="Heading4"/>
        <w:spacing w:after="120.0"/>
        <w:outlineLvl w:val="3"/>
        <w:shd w:fill="FFFFFF" w:val="clear" w:color="auto"/>
        <w:jc w:val="both"/>
        <w:widowControl w:val="1"/>
      </w:pPr>
      <w:del w:id="9PZiy4aYhW" w:author="Anshika Maheshwari" w:date="2026-01-05T17:00:07.109">
        <w:r w:rsidR="00000000" w:rsidDel="00000000" w:rsidRPr="00000000">
          <w:rPr>
            <w:rFonts w:ascii="Red Hat Display" w:eastAsia="Red Hat Display" w:hAnsi="Red Hat Display" w:cs="Red Hat Display"/>
            <w:i w:val="false"/>
            <w:color w:val="282928"/>
            <w:sz w:val="36.0"/>
            <w:shd w:fill="FFFFFF" w:val="clear" w:color="auto"/>
            <w:vertAlign w:val="baseline"/>
          </w:rPr>
          <w:delText xml:space="preserve">Privacy Policy - the basics</w:delText>
        </w:r>
      </w:del>
      <w:bookmarkStart w:id="621i0562x6qt" w:name="_Toc4eap48ajludk"/>
      <w:bookmarkEnd w:id="621i0562x6qt"/>
    </w:p>
    <w:p xmlns:w14="http://schemas.microsoft.com/office/word/2010/wordml" w:rsidR="00000000" w:rsidRDefault="00000000" w14:textId="00000000" w:rsidDel="00000000" w:rsidP="00000000" w:rsidRPr="00000000">
      <w:pPr>
        <w:pStyle w:val="Normal"/>
        <w:rPr>
          <w:color w:val="000000"/>
          <w:sz w:val="24.0"/>
        </w:rPr>
        <w:shd w:fill="FFFFFF" w:val="clear" w:color="auto"/>
        <w:jc w:val="both"/>
        <w:widowControl w:val="1"/>
      </w:pPr>
      <w:del w:id="WyQlhAVjaw" w:author="Anshika Maheshwari" w:date="2026-01-05T17:00:07.109">
        <w:r w:rsidR="00000000" w:rsidDel="00000000" w:rsidRPr="00000000">
          <w:rPr>
            <w:rFonts w:ascii="Inter Regular" w:eastAsia="Inter Regular" w:hAnsi="Inter Regular" w:cs="Inter Regular"/>
            <w:color w:val="000000"/>
            <w:shd w:fill="FFFFFF" w:val="clear" w:color="auto"/>
            <w:vertAlign w:val="baseline"/>
          </w:rPr>
          <w:delText xml:space="preserve">Having said that, a privacy policy is a statement that discloses some or all of the ways a website collects, uses, discloses, processes, and manages the data of its visitors and customers. It usually also includes a statement regarding the website’s commitment to protecting its visitors’ or customers’ privacy, and an explanation about the different mechanisms the website is implementing in order to protect privacy.</w:delText>
        </w:r>
      </w:del>
    </w:p>
    <w:p xmlns:w14="http://schemas.microsoft.com/office/word/2010/wordml" w:rsidR="00000000" w:rsidRDefault="00000000" w14:textId="00000000" w:rsidDel="00000000" w:rsidP="00000000" w:rsidRPr="00000000">
      <w:pPr>
        <w:pStyle w:val="Normal"/>
        <w:rPr>
          <w:color w:val="000000"/>
          <w:sz w:val="24.0"/>
        </w:rPr>
        <w:shd w:fill="FFFFFF" w:val="clear" w:color="auto"/>
        <w:jc w:val="both"/>
        <w:widowControl w:val="1"/>
      </w:pPr>
      <w:del w:id="UiRcEbqua7" w:author="Anshika Maheshwari" w:date="2026-01-05T17:00:07.109">
        <w:r w:rsidR="00000000" w:rsidDel="00000000" w:rsidRPr="00000000">
          <w:rPr>
            <w:rFonts w:ascii="Inter Regular" w:eastAsia="Inter Regular" w:hAnsi="Inter Regular" w:cs="Inter Regular"/>
            <w:color w:val="000000"/>
            <w:shd w:fill="FFFFFF" w:val="clear" w:color="auto"/>
            <w:vertAlign w:val="baseline"/>
          </w:rPr>
          <w:delText xml:space="preserve">Different jurisdictions have different legal obligations of what must be included in a Privacy Policy. You are responsible to make sure you are following the relevant legislation to your activities and location.</w:delText>
        </w:r>
      </w:del>
    </w:p>
    <w:p xmlns:w14="http://schemas.microsoft.com/office/word/2010/wordml" w:rsidR="00000000" w:rsidRDefault="00000000" w14:textId="00000000" w:rsidDel="00000000" w:rsidP="00000000" w:rsidRPr="00000000">
      <w:pPr>
        <w:pStyle w:val="Heading4"/>
        <w:spacing w:after="120.0"/>
        <w:outlineLvl w:val="3"/>
        <w:shd w:fill="FFFFFF" w:val="clear" w:color="auto"/>
        <w:jc w:val="both"/>
        <w:widowControl w:val="1"/>
      </w:pPr>
      <w:del w:id="B2whRfsTjv" w:author="Anshika Maheshwari" w:date="2026-01-05T17:00:07.109">
        <w:r w:rsidR="00000000" w:rsidDel="00000000" w:rsidRPr="00000000">
          <w:rPr>
            <w:rFonts w:ascii="Red Hat Display" w:eastAsia="Red Hat Display" w:hAnsi="Red Hat Display" w:cs="Red Hat Display"/>
            <w:i w:val="false"/>
            <w:color w:val="282928"/>
            <w:sz w:val="36.0"/>
            <w:shd w:fill="FFFFFF" w:val="clear" w:color="auto"/>
            <w:vertAlign w:val="baseline"/>
          </w:rPr>
          <w:delText xml:space="preserve">What to include in the Privacy Policy</w:delText>
        </w:r>
      </w:del>
      <w:bookmarkStart w:id="x8xxqd7141dt" w:name="_Toc8flb1nsr98u6"/>
      <w:bookmarkEnd w:id="x8xxqd7141dt"/>
    </w:p>
    <w:p xmlns:w14="http://schemas.microsoft.com/office/word/2010/wordml" w:rsidR="00000000" w:rsidRDefault="00000000" w14:textId="00000000" w:rsidDel="00000000" w:rsidP="00000000" w:rsidRPr="00000000">
      <w:pPr>
        <w:pStyle w:val="Normal"/>
        <w:rPr>
          <w:color w:val="000000"/>
          <w:sz w:val="24.0"/>
        </w:rPr>
        <w:shd w:fill="FFFFFF" w:val="clear" w:color="auto"/>
        <w:jc w:val="both"/>
        <w:widowControl w:val="1"/>
      </w:pPr>
      <w:del w:id="aEJAKbhoY1" w:author="Anshika Maheshwari" w:date="2026-01-05T17:00:07.110">
        <w:r w:rsidR="00000000" w:rsidDel="00000000" w:rsidRPr="00000000">
          <w:rPr>
            <w:rFonts w:ascii="Inter Regular" w:eastAsia="Inter Regular" w:hAnsi="Inter Regular" w:cs="Inter Regular"/>
            <w:color w:val="000000"/>
            <w:shd w:fill="FFFFFF" w:val="clear" w:color="auto"/>
            <w:vertAlign w:val="baseline"/>
          </w:rPr>
          <w:delText xml:space="preserve">Generally speaking, a Privacy Policy often addresses these types of issues: the types of information the website is collecting and the manner in which it collects the data; an explanation about why is the website collecting these types of information; what are the website’s practices on sharing the information with third parties; ways in which your visitors and customers can exercise their rights according to the relevant privacy legislation; the specific practices regarding </w:delText>
        </w:r>
      </w:del>
      <w:del w:id="NrVZvLOBRx" w:author="Anshika Maheshwari" w:date="2026-01-05T17:03:28.768">
        <w:r w:rsidR="00000000" w:rsidDel="00000000" w:rsidRPr="00000000">
          <w:rPr>
            <w:rFonts w:ascii="Inter Regular" w:eastAsia="Inter Regular" w:hAnsi="Inter Regular" w:cs="Inter Regular"/>
            <w:color w:val="000000"/>
            <w:shd w:fill="FFFFFF" w:val="clear" w:color="auto"/>
            <w:vertAlign w:val="baseline"/>
          </w:rPr>
          <w:delText xml:space="preserve">minors’ data collection; and much, much more.</w:delText>
        </w:r>
      </w:del>
    </w:p>
    <w:p xmlns:w14="http://schemas.microsoft.com/office/word/2010/wordml" w:rsidR="00000000" w:rsidRDefault="00000000" w14:textId="00000000" w:rsidDel="00000000" w:rsidP="00000000" w:rsidRPr="00000000">
      <w:pPr>
        <w:pStyle w:val="Normal"/>
        <w:rPr>
          <w:rFonts w:ascii="Inter Regular" w:eastAsia="Inter Regular" w:hAnsi="Inter Regular" w:cs="Inter Regular"/>
          <w:color w:val="000000"/>
          <w:sz w:val="24.0"/>
          <w:shd w:fill="FFFFFF" w:val="clear" w:color="auto"/>
          <w:vertAlign w:val="baseline"/>
        </w:rPr>
        <w:shd w:fill="FFFFFF" w:val="clear" w:color="auto"/>
        <w:jc w:val="both"/>
        <w:widowControl w:val="1"/>
      </w:pPr>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pPr>
    </w:p>
    <w:p xmlns:w14="http://schemas.microsoft.com/office/word/2010/wordml" w:rsidR="00000000" w:rsidRDefault="00000000" w14:textId="00000000" w:rsidDel="00000000" w:rsidP="00000000" w:rsidRPr="00000000">
      <w:pPr>
        <w:pStyle w:val="List Paragraph"/>
        <w:spacing w:before="0.0"/>
        <w:rPr>
          <w:color w:val="000000"/>
          <w:sz w:val="24.0"/>
        </w:rPr>
        <w:jc w:val="center"/>
        <w:widowControl w:val="1"/>
        <w:ind w:left="720"/>
      </w:pPr>
      <w:ins w:id="tgl4i8OkbO" w:author="Anshika Maheshwari" w:date="2026-01-05T17:05:18.636">
        <w:r w:rsidR="00000000" w:rsidDel="00000000" w:rsidRPr="00000000">
          <w:rPr>
            <w:color w:val="000000"/>
            <w:sz w:val="48.0"/>
            <w:vertAlign w:val="baseline"/>
          </w:rPr>
          <w:t xml:space="preserve"> EGA - </w:t>
        </w:r>
      </w:ins>
      <w:ins w:id="jUVOSXlBA5" w:author="Anshika Maheshwari" w:date="2026-01-05T17:05:18.636">
        <w:r w:rsidR="00000000" w:rsidDel="00000000" w:rsidRPr="00000000">
          <w:rPr>
            <w:color w:val="000000"/>
            <w:sz w:val="48.0"/>
            <w:vertAlign w:val="baseline"/>
          </w:rPr>
          <w:t xml:space="preserve">Privacy Policy</w:t>
        </w:r>
      </w:ins>
      <w:bookmarkStart w:id="ih6g4qag40s6" w:name="_Toc036c4yr8yjl0"/>
      <w:bookmarkEnd w:id="ih6g4qag40s6"/>
      <w:bookmarkStart w:id="3utng4bvxvr0" w:name="_Tocpn37a68w26ta"/>
      <w:bookmarkEnd w:id="3utng4bvxvr0"/>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jc w:val="center"/>
        <w:widowControl w:val="1"/>
      </w:pPr>
      <w:ins w:id="MqyDmmTFZ4" w:author="Anshika Maheshwari" w:date="2026-01-09T14:18:06.710">
        <w:r w:rsidR="00000000" w:rsidDel="00000000" w:rsidRPr="00000000">
          <w:rPr/>
          <w:t xml:space="preserve">2026</w:t>
        </w:r>
      </w:ins>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Normal"/>
        <w:rPr/>
        <w:tabs>
          <w:tab w:pos="4320" w:val="left" w:leader="none"/>
          <w:tab w:pos="4320" w:val="left" w:leader="none"/>
        </w:tabs>
        <w:widowControl w:val="1"/>
      </w:pPr>
      <w:ins w:id="UAUWH0QVqU" w:author="Anshika Maheshwari" w:date="2026-01-09T14:36:04.827">
        <w:r w:rsidR="00000000" w:rsidDel="00000000" w:rsidRPr="00000000">
          <w:rPr/>
          <w:t xml:space="preserve">Document Information-</w:t>
        </w:r>
      </w:ins>
    </w:p>
    <w:tbl>
      <w:tblPr>
        <w:tblStyle w:val="8593331"/>
        <w:tblW w:w="9135" w:type="dxa"/>
        <w:tblLayout w:type="fixed"/>
        <w:tblLook w:val="00000600"/>
      </w:tblPr>
      <w:tblGrid>
        <w:gridCol w:w="3315"/>
        <w:gridCol w:w="5820"/>
      </w:tblGrid>
      <w:tr>
        <w:trPr/>
        <w:tc>
          <w:tcPr>
            <w:tcW w:w="3315" w:type="dxa"/>
            <w:vAlign w:val="top"/>
          </w:tcPr>
          <w:p xmlns:w14="http://schemas.microsoft.com/office/word/2010/wordml" w:rsidR="00000000" w:rsidRDefault="00000000" w14:textId="00000000" w:rsidDel="00000000" w:rsidP="00000000" w:rsidRPr="00000000">
            <w:pPr>
              <w:pStyle w:val="List Paragraph"/>
              <w:spacing w:line="240.0" w:lineRule="auto"/>
              <w:rPr/>
              <w:jc w:val="left"/>
              <w:widowControl w:val="1"/>
              <w:ind w:left="90"/>
            </w:pPr>
            <w:ins w:id="QHyQZaszWQ" w:author="Anshika Maheshwari" w:date="2026-01-09T14:20:10.917">
              <w:r w:rsidR="00000000" w:rsidDel="00000000" w:rsidRPr="00000000">
                <w:rPr/>
                <w:t xml:space="preserve">Document Name </w:t>
              </w:r>
            </w:ins>
          </w:p>
        </w:tc>
        <w:tc>
          <w:tcPr>
            <w:tcW w:w="5820" w:type="dxa"/>
            <w:vAlign w:val="top"/>
          </w:tcPr>
          <w:p xmlns:w14="http://schemas.microsoft.com/office/word/2010/wordml" w:rsidR="00000000" w:rsidRDefault="00000000" w14:textId="00000000" w:rsidDel="00000000" w:rsidP="00000000" w:rsidRPr="00000000">
            <w:pPr>
              <w:pStyle w:val="List Paragraph"/>
              <w:rPr/>
              <w:jc w:val="left"/>
              <w:tabs>
                <w:tab w:pos="5400" w:val="left" w:leader="none"/>
              </w:tabs>
              <w:widowControl w:val="1"/>
              <w:ind w:left="90" w:hanging="0"/>
            </w:pPr>
            <w:ins w:id="fbMu0eJkle" w:author="Anshika Maheshwari" w:date="2026-01-09T14:24:22.944">
              <w:r w:rsidR="00000000" w:rsidDel="00000000" w:rsidRPr="00000000">
                <w:rPr/>
                <w:t xml:space="preserve"> Privacy</w:t>
              </w:r>
            </w:ins>
            <w:ins w:id="WOgqvLk4HF" w:author="Anshika Maheshwari" w:date="2026-01-09T14:24:22.944">
              <w:r w:rsidR="00000000" w:rsidDel="00000000" w:rsidRPr="00000000">
                <w:rPr/>
                <w:t xml:space="preserve"> policy-2026</w:t>
              </w:r>
            </w:ins>
          </w:p>
        </w:tc>
      </w:tr>
      <w:tr>
        <w:trPr/>
        <w:tc>
          <w:tcPr>
            <w:tcW w:w="3315" w:type="dxa"/>
            <w:vAlign w:val="top"/>
          </w:tcPr>
          <w:p xmlns:w14="http://schemas.microsoft.com/office/word/2010/wordml" w:rsidR="00000000" w:rsidRDefault="00000000" w14:textId="00000000" w:rsidDel="00000000" w:rsidP="00000000" w:rsidRPr="00000000">
            <w:pPr>
              <w:pStyle w:val="List Paragraph"/>
              <w:spacing w:line="240.0" w:lineRule="auto"/>
              <w:rPr/>
              <w:jc w:val="left"/>
              <w:widowControl w:val="1"/>
              <w:ind w:left="90"/>
            </w:pPr>
            <w:ins w:id="OA1lLfO54b" w:author="Anshika Maheshwari" w:date="2026-01-09T14:21:24.399">
              <w:r w:rsidR="00000000" w:rsidDel="00000000" w:rsidRPr="00000000">
                <w:rPr/>
                <w:t xml:space="preserve">Document ID</w:t>
              </w:r>
            </w:ins>
          </w:p>
        </w:tc>
        <w:tc>
          <w:tcPr>
            <w:tcW w:w="5820" w:type="dxa"/>
            <w:vAlign w:val="top"/>
          </w:tcPr>
          <w:p xmlns:w14="http://schemas.microsoft.com/office/word/2010/wordml" w:rsidR="00000000" w:rsidRDefault="00000000" w14:textId="00000000" w:rsidDel="00000000" w:rsidP="00000000" w:rsidRPr="00000000">
            <w:pPr>
              <w:pStyle w:val="List Paragraph"/>
              <w:rPr/>
              <w:jc w:val="left"/>
              <w:widowControl w:val="1"/>
              <w:ind w:left="90"/>
            </w:pPr>
            <w:ins w:id="eqkWyNLOdh" w:author="Anshika Maheshwari" w:date="2026-01-09T14:25:13.935">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Privacy</w:t>
              </w:r>
            </w:ins>
            <w:ins w:id="sGhmloYQMl" w:author="Anshika Maheshwari" w:date="2026-01-09T14:25:13.935">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policy-2026</w:t>
              </w:r>
            </w:ins>
          </w:p>
        </w:tc>
      </w:tr>
      <w:tr>
        <w:trPr/>
        <w:tc>
          <w:tcPr>
            <w:tcW w:w="3315" w:type="dxa"/>
            <w:vAlign w:val="top"/>
          </w:tcPr>
          <w:p xmlns:w14="http://schemas.microsoft.com/office/word/2010/wordml" w:rsidR="00000000" w:rsidRDefault="00000000" w14:textId="00000000" w:rsidDel="00000000" w:rsidP="00000000" w:rsidRPr="00000000">
            <w:pPr>
              <w:pStyle w:val="List Paragraph"/>
              <w:spacing w:line="240.0" w:lineRule="auto"/>
              <w:rPr/>
              <w:jc w:val="left"/>
              <w:widowControl w:val="1"/>
              <w:ind w:left="90"/>
            </w:pPr>
            <w:ins w:id="snyOiA7j8o" w:author="Anshika Maheshwari" w:date="2026-01-09T14:21:39.296">
              <w:r w:rsidR="00000000" w:rsidDel="00000000" w:rsidRPr="00000000">
                <w:rPr/>
                <w:t xml:space="preserve">Document Owner</w:t>
              </w:r>
            </w:ins>
          </w:p>
        </w:tc>
        <w:tc>
          <w:tcPr>
            <w:tcW w:w="5820" w:type="dxa"/>
            <w:vAlign w:val="top"/>
          </w:tcPr>
          <w:p xmlns:w14="http://schemas.microsoft.com/office/word/2010/wordml" w:rsidR="00000000" w:rsidRDefault="00000000" w14:textId="00000000" w:rsidDel="00000000" w:rsidP="00000000" w:rsidRPr="00000000">
            <w:pPr>
              <w:pStyle w:val="List Paragraph"/>
              <w:rPr/>
              <w:jc w:val="left"/>
              <w:widowControl w:val="1"/>
              <w:ind w:left="90"/>
            </w:pPr>
            <w:ins w:id="eCpkN03lmy" w:author="Anshika Maheshwari" w:date="2026-01-09T14:37:56.753">
              <w:r w:rsidR="00000000" w:rsidDel="00000000" w:rsidRPr="00000000">
                <w:rPr/>
                <w:t xml:space="preserve">EMERALD GLOBAL ADVISORY PRIVATE LIMITED</w:t>
              </w:r>
            </w:ins>
          </w:p>
        </w:tc>
      </w:tr>
      <w:tr>
        <w:trPr/>
        <w:tc>
          <w:tcPr>
            <w:tcW w:w="3315" w:type="dxa"/>
            <w:vAlign w:val="top"/>
          </w:tcPr>
          <w:p xmlns:w14="http://schemas.microsoft.com/office/word/2010/wordml" w:rsidR="00000000" w:rsidRDefault="00000000" w14:textId="00000000" w:rsidDel="00000000" w:rsidP="00000000" w:rsidRPr="00000000">
            <w:pPr>
              <w:pStyle w:val="List Paragraph"/>
              <w:spacing w:line="240.0" w:lineRule="auto"/>
              <w:rPr/>
              <w:jc w:val="left"/>
              <w:widowControl w:val="1"/>
              <w:ind w:left="90"/>
            </w:pPr>
            <w:ins w:id="Jx1GL6yrGb" w:author="Anshika Maheshwari" w:date="2026-01-09T14:22:25.188">
              <w:r w:rsidR="00000000" w:rsidDel="00000000" w:rsidRPr="00000000">
                <w:rPr/>
                <w:t xml:space="preserve">Document Version No.</w:t>
              </w:r>
            </w:ins>
          </w:p>
        </w:tc>
        <w:tc>
          <w:tcPr>
            <w:tcW w:w="5820" w:type="dxa"/>
            <w:vAlign w:val="top"/>
          </w:tcPr>
          <w:p xmlns:w14="http://schemas.microsoft.com/office/word/2010/wordml" w:rsidR="00000000" w:rsidRDefault="00000000" w14:textId="00000000" w:rsidDel="00000000" w:rsidP="00000000" w:rsidRPr="00000000">
            <w:pPr>
              <w:pStyle w:val="List Paragraph"/>
              <w:rPr/>
              <w:jc w:val="left"/>
              <w:widowControl w:val="1"/>
              <w:ind w:left="90"/>
            </w:pPr>
            <w:ins w:id="CfD6TAEAur" w:author="Anshika Maheshwari" w:date="2026-01-09T14:26:51.844">
              <w:r w:rsidR="00000000" w:rsidDel="00000000" w:rsidRPr="00000000">
                <w:rPr/>
                <w:t xml:space="preserve">2026</w:t>
              </w:r>
            </w:ins>
          </w:p>
        </w:tc>
      </w:tr>
      <w:tr>
        <w:trPr/>
        <w:tc>
          <w:tcPr>
            <w:tcW w:w="3315" w:type="dxa"/>
            <w:vAlign w:val="top"/>
          </w:tcPr>
          <w:p xmlns:w14="http://schemas.microsoft.com/office/word/2010/wordml" w:rsidR="00000000" w:rsidRDefault="00000000" w14:textId="00000000" w:rsidDel="00000000" w:rsidP="00000000" w:rsidRPr="00000000">
            <w:pPr>
              <w:pStyle w:val="List Paragraph"/>
              <w:spacing w:line="240.0" w:lineRule="auto"/>
              <w:rPr/>
              <w:jc w:val="left"/>
              <w:widowControl w:val="1"/>
              <w:ind w:left="90"/>
            </w:pPr>
            <w:ins w:id="GzU1kpehaK" w:author="Anshika Maheshwari" w:date="2026-01-09T14:22:46.771">
              <w:r w:rsidR="00000000" w:rsidDel="00000000" w:rsidRPr="00000000">
                <w:rPr/>
                <w:t xml:space="preserve">Document Version Date</w:t>
              </w:r>
            </w:ins>
          </w:p>
        </w:tc>
        <w:tc>
          <w:tcPr>
            <w:tcW w:w="5820" w:type="dxa"/>
            <w:vAlign w:val="top"/>
          </w:tcPr>
          <w:p xmlns:w14="http://schemas.microsoft.com/office/word/2010/wordml" w:rsidR="00000000" w:rsidRDefault="00000000" w14:textId="00000000" w:rsidDel="00000000" w:rsidP="00000000" w:rsidRPr="00000000">
            <w:pPr>
              <w:pStyle w:val="List Paragraph"/>
              <w:rPr/>
              <w:jc w:val="left"/>
              <w:widowControl w:val="1"/>
              <w:ind w:left="90"/>
            </w:pPr>
          </w:p>
        </w:tc>
      </w:tr>
      <w:tr>
        <w:trPr/>
        <w:tc>
          <w:tcPr>
            <w:tcW w:w="3315" w:type="dxa"/>
            <w:vAlign w:val="top"/>
          </w:tcPr>
          <w:p xmlns:w14="http://schemas.microsoft.com/office/word/2010/wordml" w:rsidR="00000000" w:rsidRDefault="00000000" w14:textId="00000000" w:rsidDel="00000000" w:rsidP="00000000" w:rsidRPr="00000000">
            <w:pPr>
              <w:pStyle w:val="List Paragraph"/>
              <w:spacing w:line="240.0" w:lineRule="auto"/>
              <w:rPr/>
              <w:jc w:val="left"/>
              <w:widowControl w:val="1"/>
              <w:ind w:left="90"/>
            </w:pPr>
            <w:ins w:id="kTKC8Axg7k" w:author="Anshika Maheshwari" w:date="2026-01-09T14:23:10.704">
              <w:r w:rsidR="00000000" w:rsidDel="00000000" w:rsidRPr="00000000">
                <w:rPr/>
                <w:t xml:space="preserve">Prepared By</w:t>
              </w:r>
            </w:ins>
          </w:p>
        </w:tc>
        <w:tc>
          <w:tcPr>
            <w:tcW w:w="5820" w:type="dxa"/>
            <w:vAlign w:val="top"/>
          </w:tcPr>
          <w:p xmlns:w14="http://schemas.microsoft.com/office/word/2010/wordml" w:rsidR="00000000" w:rsidRDefault="00000000" w14:textId="00000000" w:rsidDel="00000000" w:rsidP="00000000" w:rsidRPr="00000000">
            <w:pPr>
              <w:pStyle w:val="List Paragraph"/>
              <w:rPr/>
              <w:jc w:val="left"/>
              <w:widowControl w:val="1"/>
              <w:ind w:left="90"/>
            </w:pPr>
            <w:ins w:id="mXXchTkEGC" w:author="Anshika Maheshwari" w:date="2026-01-09T14:38:56.418">
              <w:r w:rsidR="00000000" w:rsidDel="00000000" w:rsidRPr="00000000">
                <w:rPr/>
                <w:t xml:space="preserve">Office Admin Department</w:t>
              </w:r>
            </w:ins>
          </w:p>
        </w:tc>
      </w:tr>
      <w:tr>
        <w:trPr/>
        <w:tc>
          <w:tcPr>
            <w:tcW w:w="3315" w:type="dxa"/>
            <w:vAlign w:val="top"/>
          </w:tcPr>
          <w:p xmlns:w14="http://schemas.microsoft.com/office/word/2010/wordml" w:rsidR="00000000" w:rsidRDefault="00000000" w14:textId="00000000" w:rsidDel="00000000" w:rsidP="00000000" w:rsidRPr="00000000">
            <w:pPr>
              <w:pStyle w:val="List Paragraph"/>
              <w:spacing w:line="240.0" w:lineRule="auto"/>
              <w:rPr/>
              <w:jc w:val="left"/>
              <w:widowControl w:val="1"/>
              <w:ind w:left="90"/>
            </w:pPr>
            <w:ins w:id="c0wFQO2GR6" w:author="Anshika Maheshwari" w:date="2026-01-09T14:23:20.886">
              <w:r w:rsidR="00000000" w:rsidDel="00000000" w:rsidRPr="00000000">
                <w:rPr/>
                <w:t xml:space="preserve">Reviewed By</w:t>
              </w:r>
            </w:ins>
          </w:p>
        </w:tc>
        <w:tc>
          <w:tcPr>
            <w:tcW w:w="5820" w:type="dxa"/>
            <w:vAlign w:val="top"/>
          </w:tcPr>
          <w:p xmlns:w14="http://schemas.microsoft.com/office/word/2010/wordml" w:rsidR="00000000" w:rsidRDefault="00000000" w14:textId="00000000" w:rsidDel="00000000" w:rsidP="00000000" w:rsidRPr="00000000">
            <w:pPr>
              <w:pStyle w:val="List Paragraph"/>
              <w:rPr/>
              <w:jc w:val="center"/>
              <w:widowControl w:val="1"/>
              <w:ind w:left="90"/>
            </w:pPr>
          </w:p>
        </w:tc>
      </w:tr>
      <w:tr>
        <w:trPr/>
        <w:tc>
          <w:tcPr>
            <w:tcW w:w="3315" w:type="dxa"/>
            <w:vAlign w:val="top"/>
          </w:tcPr>
          <w:p xmlns:w14="http://schemas.microsoft.com/office/word/2010/wordml" w:rsidR="00000000" w:rsidRDefault="00000000" w14:textId="00000000" w:rsidDel="00000000" w:rsidP="00000000" w:rsidRPr="00000000">
            <w:pPr>
              <w:pStyle w:val="List Paragraph"/>
              <w:spacing w:line="240.0" w:lineRule="auto"/>
              <w:rPr/>
              <w:jc w:val="left"/>
              <w:widowControl w:val="1"/>
              <w:ind w:left="90"/>
            </w:pPr>
            <w:ins w:id="KuIJ1DuNUD" w:author="Anshika Maheshwari" w:date="2026-01-09T14:23:36.998">
              <w:r w:rsidR="00000000" w:rsidDel="00000000" w:rsidRPr="00000000">
                <w:rPr/>
                <w:t xml:space="preserve">Approved By</w:t>
              </w:r>
            </w:ins>
          </w:p>
        </w:tc>
        <w:tc>
          <w:tcPr>
            <w:tcW w:w="5820" w:type="dxa"/>
            <w:vAlign w:val="top"/>
          </w:tcPr>
          <w:p xmlns:w14="http://schemas.microsoft.com/office/word/2010/wordml" w:rsidR="00000000" w:rsidRDefault="00000000" w14:textId="00000000" w:rsidDel="00000000" w:rsidP="00000000" w:rsidRPr="00000000">
            <w:pPr>
              <w:pStyle w:val="List Paragraph"/>
              <w:rPr/>
              <w:jc w:val="center"/>
              <w:widowControl w:val="1"/>
              <w:ind w:left="90"/>
            </w:pPr>
          </w:p>
        </w:tc>
      </w:tr>
    </w:tbl>
    <w:p xmlns:w14="http://schemas.microsoft.com/office/word/2010/wordml" w:rsidR="00000000" w:rsidRDefault="00000000" w14:textId="00000000" w:rsidDel="00000000" w:rsidP="00000000" w:rsidRPr="00000000">
      <w:pPr>
        <w:pStyle w:val="List Paragraph"/>
        <w:rPr/>
        <w:jc w:val="center"/>
        <w:widowControl w:val="1"/>
      </w:pPr>
    </w:p>
    <w:tbl>
      <w:tblPr>
        <w:tblStyle w:val="7746384"/>
        <w:tblW w:w="9076" w:type="dxa"/>
        <w:tblInd w:w="-32" w:type="dxa"/>
        <w:tblLayout w:type="fixed"/>
        <w:tblLook w:val="00000600"/>
      </w:tblPr>
      <w:tblGrid>
        <w:gridCol w:w="2386"/>
        <w:gridCol w:w="1365"/>
        <w:gridCol w:w="3300"/>
        <w:gridCol w:w="2025"/>
      </w:tblGrid>
      <w:tr>
        <w:trPr>
          <w:trHeight w:val="750"/>
        </w:trPr>
        <w:tc>
          <w:tcPr>
            <w:tcW w:w="2386" w:type="dxa"/>
            <w:vAlign w:val="top"/>
          </w:tcPr>
          <w:p xmlns:w14="http://schemas.microsoft.com/office/word/2010/wordml" w:rsidR="00000000" w:rsidRDefault="00000000" w14:textId="00000000" w:rsidDel="00000000" w:rsidP="00000000" w:rsidRPr="00000000">
            <w:pPr>
              <w:pStyle w:val="Normal"/>
              <w:rPr/>
              <w:jc w:val="left"/>
              <w:widowControl w:val="1"/>
            </w:pPr>
            <w:ins w:id="OB7imUtnuJ" w:author="Anshika Maheshwari" w:date="2026-01-09T14:31:47.482">
              <w:r w:rsidR="00000000" w:rsidDel="00000000" w:rsidRPr="00000000">
                <w:rPr/>
                <w:t xml:space="preserve">Date of </w:t>
              </w:r>
            </w:ins>
            <w:ins w:id="8yaMc11sr5" w:author="Anshika Maheshwari" w:date="2026-01-09T14:31:47.482">
              <w:r w:rsidR="00000000" w:rsidDel="00000000" w:rsidRPr="00000000">
                <w:rPr/>
                <w:t xml:space="preserve">Revision</w:t>
              </w:r>
            </w:ins>
          </w:p>
        </w:tc>
        <w:tc>
          <w:tcPr>
            <w:tcW w:w="1365" w:type="dxa"/>
            <w:vAlign w:val="top"/>
          </w:tcPr>
          <w:p xmlns:w14="http://schemas.microsoft.com/office/word/2010/wordml" w:rsidR="00000000" w:rsidRDefault="00000000" w14:textId="00000000" w:rsidDel="00000000" w:rsidP="00000000" w:rsidRPr="00000000">
            <w:pPr>
              <w:pStyle w:val="Normal"/>
              <w:rPr/>
              <w:jc w:val="left"/>
              <w:widowControl w:val="1"/>
            </w:pPr>
            <w:ins w:id="OS6G6FNxZ7" w:author="Anshika Maheshwari" w:date="2026-01-09T14:32:11.570">
              <w:r w:rsidR="00000000" w:rsidDel="00000000" w:rsidRPr="00000000">
                <w:rPr/>
                <w:t xml:space="preserve">Version</w:t>
              </w:r>
            </w:ins>
          </w:p>
        </w:tc>
        <w:tc>
          <w:tcPr>
            <w:tcW w:w="3300" w:type="dxa"/>
            <w:vAlign w:val="top"/>
          </w:tcPr>
          <w:p xmlns:w14="http://schemas.microsoft.com/office/word/2010/wordml" w:rsidR="00000000" w:rsidRDefault="00000000" w14:textId="00000000" w:rsidDel="00000000" w:rsidP="00000000" w:rsidRPr="00000000">
            <w:pPr>
              <w:pStyle w:val="Normal"/>
              <w:rPr/>
              <w:jc w:val="left"/>
              <w:widowControl w:val="1"/>
            </w:pPr>
            <w:ins w:id="0kF2ZU2bDZ" w:author="Anshika Maheshwari" w:date="2026-01-09T14:32:23.570">
              <w:r w:rsidR="00000000" w:rsidDel="00000000" w:rsidRPr="00000000">
                <w:rPr/>
                <w:t xml:space="preserve">Description of Change</w:t>
              </w:r>
            </w:ins>
          </w:p>
        </w:tc>
        <w:tc>
          <w:tcPr>
            <w:tcW w:w="2025" w:type="dxa"/>
            <w:vAlign w:val="top"/>
          </w:tcPr>
          <w:p xmlns:w14="http://schemas.microsoft.com/office/word/2010/wordml" w:rsidR="00000000" w:rsidRDefault="00000000" w14:textId="00000000" w:rsidDel="00000000" w:rsidP="00000000" w:rsidRPr="00000000">
            <w:pPr>
              <w:pStyle w:val="Normal"/>
              <w:rPr/>
              <w:jc w:val="left"/>
              <w:widowControl w:val="1"/>
            </w:pPr>
            <w:ins w:id="NDnsUCOYJY" w:author="Anshika Maheshwari" w:date="2026-01-09T14:44:40.954">
              <w:r w:rsidR="00000000" w:rsidDel="00000000" w:rsidRPr="00000000">
                <w:rPr/>
                <w:t xml:space="preserve">Author/Reviewer/Approved</w:t>
              </w:r>
            </w:ins>
          </w:p>
        </w:tc>
      </w:tr>
      <w:tr>
        <w:trPr/>
        <w:tc>
          <w:tcPr>
            <w:tcW w:w="2386" w:type="dxa"/>
            <w:vAlign w:val="top"/>
          </w:tcPr>
          <w:p xmlns:w14="http://schemas.microsoft.com/office/word/2010/wordml" w:rsidR="00000000" w:rsidRDefault="00000000" w14:textId="00000000" w:rsidDel="00000000" w:rsidP="00000000" w:rsidRPr="00000000">
            <w:pPr>
              <w:pStyle w:val="List Paragraph"/>
              <w:rPr/>
              <w:jc w:val="center"/>
              <w:tabs>
                <w:tab w:pos="360" w:val="left" w:leader="none"/>
              </w:tabs>
              <w:widowControl w:val="1"/>
              <w:ind w:left="-270" w:firstLine="631"/>
            </w:pPr>
          </w:p>
        </w:tc>
        <w:tc>
          <w:tcPr>
            <w:tcW w:w="1365" w:type="dxa"/>
            <w:vAlign w:val="top"/>
          </w:tcPr>
          <w:p xmlns:w14="http://schemas.microsoft.com/office/word/2010/wordml" w:rsidR="00000000" w:rsidRDefault="00000000" w14:textId="00000000" w:rsidDel="00000000" w:rsidP="00000000" w:rsidRPr="00000000">
            <w:pPr>
              <w:pStyle w:val="List Paragraph"/>
              <w:rPr/>
              <w:jc w:val="center"/>
              <w:widowControl w:val="1"/>
            </w:pPr>
          </w:p>
        </w:tc>
        <w:tc>
          <w:tcPr>
            <w:tcW w:w="3300" w:type="dxa"/>
            <w:vAlign w:val="top"/>
          </w:tcPr>
          <w:p xmlns:w14="http://schemas.microsoft.com/office/word/2010/wordml" w:rsidR="00000000" w:rsidRDefault="00000000" w14:textId="00000000" w:rsidDel="00000000" w:rsidP="00000000" w:rsidRPr="00000000">
            <w:pPr>
              <w:pStyle w:val="List Paragraph"/>
              <w:rPr/>
              <w:jc w:val="center"/>
              <w:widowControl w:val="1"/>
            </w:pPr>
          </w:p>
        </w:tc>
        <w:tc>
          <w:tcPr>
            <w:tcW w:w="2025" w:type="dxa"/>
            <w:vAlign w:val="top"/>
          </w:tcPr>
          <w:p xmlns:w14="http://schemas.microsoft.com/office/word/2010/wordml" w:rsidR="00000000" w:rsidRDefault="00000000" w14:textId="00000000" w:rsidDel="00000000" w:rsidP="00000000" w:rsidRPr="00000000">
            <w:pPr>
              <w:pStyle w:val="List Paragraph"/>
              <w:rPr/>
              <w:jc w:val="center"/>
              <w:widowControl w:val="1"/>
            </w:pPr>
          </w:p>
        </w:tc>
      </w:tr>
    </w:tbl>
    <w:p xmlns:w14="http://schemas.microsoft.com/office/word/2010/wordml" w:rsidR="00000000" w:rsidRDefault="00000000" w14:textId="00000000" w:rsidDel="00000000" w:rsidP="00000000" w:rsidRPr="00000000">
      <w:pPr>
        <w:pStyle w:val="List Paragraph"/>
        <w:rPr/>
        <w:jc w:val="center"/>
        <w:widowControl w:val="1"/>
      </w:pPr>
    </w:p>
    <w:tbl>
      <w:tblPr>
        <w:tblStyle w:val="2954797"/>
        <w:tblW w:w="9062" w:type="dxa"/>
        <w:tblLayout w:type="fixed"/>
        <w:tblLook w:val="00000600"/>
      </w:tblPr>
      <w:tblGrid>
        <w:gridCol w:w="4680"/>
        <w:gridCol w:w="4382"/>
      </w:tblGrid>
      <w:tr>
        <w:trPr/>
        <w:tc>
          <w:tcPr>
            <w:tcW w:w="4680" w:type="dxa"/>
            <w:vAlign w:val="top"/>
          </w:tcPr>
          <w:p xmlns:w14="http://schemas.microsoft.com/office/word/2010/wordml" w:rsidR="00000000" w:rsidRDefault="00000000" w14:textId="00000000" w:rsidDel="00000000" w:rsidP="00000000" w:rsidRPr="00000000">
            <w:pPr>
              <w:pStyle w:val="List Paragraph"/>
              <w:rPr/>
              <w:jc w:val="center"/>
              <w:widowControl w:val="1"/>
              <w:ind w:left="89" w:hanging="1620"/>
            </w:pPr>
            <w:ins w:id="1Wy4ei6Om2" w:author="Anshika Maheshwari" w:date="2026-01-09T14:34:55.560">
              <w:r w:rsidR="00000000" w:rsidDel="00000000" w:rsidRPr="00000000">
                <w:rPr/>
                <w:t xml:space="preserve">Sr. No.</w:t>
              </w:r>
            </w:ins>
          </w:p>
        </w:tc>
        <w:tc>
          <w:tcPr>
            <w:tcW w:w="4382" w:type="dxa"/>
            <w:vAlign w:val="top"/>
          </w:tcPr>
          <w:p xmlns:w14="http://schemas.microsoft.com/office/word/2010/wordml" w:rsidR="00000000" w:rsidRDefault="00000000" w14:textId="00000000" w:rsidDel="00000000" w:rsidP="00000000" w:rsidRPr="00000000">
            <w:pPr>
              <w:pStyle w:val="List Paragraph"/>
              <w:rPr/>
              <w:jc w:val="center"/>
              <w:widowControl w:val="1"/>
              <w:ind w:left="-810" w:firstLine="271"/>
            </w:pPr>
            <w:ins w:id="iv86mNXVbb" w:author="Anshika Maheshwari" w:date="2026-01-09T14:35:06.439">
              <w:r w:rsidR="00000000" w:rsidDel="00000000" w:rsidRPr="00000000">
                <w:rPr/>
                <w:t xml:space="preserve">Name / Designation</w:t>
              </w:r>
            </w:ins>
          </w:p>
        </w:tc>
      </w:tr>
      <w:tr>
        <w:trPr/>
        <w:tc>
          <w:tcPr>
            <w:tcW w:w="4680" w:type="dxa"/>
            <w:vAlign w:val="top"/>
          </w:tcPr>
          <w:p xmlns:w14="http://schemas.microsoft.com/office/word/2010/wordml" w:rsidR="00000000" w:rsidRDefault="00000000" w14:textId="00000000" w:rsidDel="00000000" w:rsidP="00000000" w:rsidRPr="00000000">
            <w:pPr>
              <w:pStyle w:val="List Paragraph"/>
              <w:rPr/>
              <w:jc w:val="center"/>
              <w:widowControl w:val="1"/>
              <w:ind w:left="89" w:hanging="1620"/>
            </w:pPr>
          </w:p>
        </w:tc>
        <w:tc>
          <w:tcPr>
            <w:tcW w:w="4382" w:type="dxa"/>
            <w:vAlign w:val="top"/>
          </w:tcPr>
          <w:p xmlns:w14="http://schemas.microsoft.com/office/word/2010/wordml" w:rsidR="00000000" w:rsidRDefault="00000000" w14:textId="00000000" w:rsidDel="00000000" w:rsidP="00000000" w:rsidRPr="00000000">
            <w:pPr>
              <w:pStyle w:val="List Paragraph"/>
              <w:rPr/>
              <w:jc w:val="center"/>
              <w:widowControl w:val="1"/>
              <w:ind w:left="-810" w:firstLine="271"/>
            </w:pPr>
          </w:p>
        </w:tc>
      </w:tr>
      <w:tr>
        <w:trPr/>
        <w:tc>
          <w:tcPr>
            <w:tcW w:w="4680" w:type="dxa"/>
            <w:vAlign w:val="top"/>
          </w:tcPr>
          <w:p xmlns:w14="http://schemas.microsoft.com/office/word/2010/wordml" w:rsidR="00000000" w:rsidRDefault="00000000" w14:textId="00000000" w:rsidDel="00000000" w:rsidP="00000000" w:rsidRPr="00000000">
            <w:pPr>
              <w:pStyle w:val="List Paragraph"/>
              <w:rPr/>
              <w:jc w:val="center"/>
              <w:widowControl w:val="1"/>
              <w:ind w:left="89" w:hanging="1620"/>
            </w:pPr>
          </w:p>
        </w:tc>
        <w:tc>
          <w:tcPr>
            <w:tcW w:w="4382" w:type="dxa"/>
            <w:vAlign w:val="top"/>
          </w:tcPr>
          <w:p xmlns:w14="http://schemas.microsoft.com/office/word/2010/wordml" w:rsidR="00000000" w:rsidRDefault="00000000" w14:textId="00000000" w:rsidDel="00000000" w:rsidP="00000000" w:rsidRPr="00000000">
            <w:pPr>
              <w:pStyle w:val="List Paragraph"/>
              <w:rPr/>
              <w:jc w:val="center"/>
              <w:widowControl w:val="1"/>
              <w:ind w:left="-810" w:firstLine="271"/>
            </w:pPr>
          </w:p>
        </w:tc>
      </w:tr>
      <w:tr>
        <w:trPr/>
        <w:tc>
          <w:tcPr>
            <w:tcW w:w="4680" w:type="dxa"/>
            <w:vAlign w:val="top"/>
          </w:tcPr>
          <w:p xmlns:w14="http://schemas.microsoft.com/office/word/2010/wordml" w:rsidR="00000000" w:rsidRDefault="00000000" w14:textId="00000000" w:rsidDel="00000000" w:rsidP="00000000" w:rsidRPr="00000000">
            <w:pPr>
              <w:pStyle w:val="List Paragraph"/>
              <w:rPr/>
              <w:jc w:val="center"/>
              <w:widowControl w:val="1"/>
              <w:ind w:left="89" w:hanging="1620"/>
            </w:pPr>
          </w:p>
        </w:tc>
        <w:tc>
          <w:tcPr>
            <w:tcW w:w="4382" w:type="dxa"/>
            <w:vAlign w:val="top"/>
          </w:tcPr>
          <w:p xmlns:w14="http://schemas.microsoft.com/office/word/2010/wordml" w:rsidR="00000000" w:rsidRDefault="00000000" w14:textId="00000000" w:rsidDel="00000000" w:rsidP="00000000" w:rsidRPr="00000000">
            <w:pPr>
              <w:pStyle w:val="List Paragraph"/>
              <w:rPr/>
              <w:jc w:val="center"/>
              <w:widowControl w:val="1"/>
              <w:ind w:left="-810" w:firstLine="271"/>
            </w:pPr>
          </w:p>
        </w:tc>
      </w:tr>
      <w:tr>
        <w:trPr/>
        <w:tc>
          <w:tcPr>
            <w:tcW w:w="4680" w:type="dxa"/>
            <w:vAlign w:val="top"/>
          </w:tcPr>
          <w:p xmlns:w14="http://schemas.microsoft.com/office/word/2010/wordml" w:rsidR="00000000" w:rsidRDefault="00000000" w14:textId="00000000" w:rsidDel="00000000" w:rsidP="00000000" w:rsidRPr="00000000">
            <w:pPr>
              <w:pStyle w:val="List Paragraph"/>
              <w:rPr/>
              <w:jc w:val="center"/>
              <w:widowControl w:val="1"/>
              <w:ind w:left="89" w:hanging="1620"/>
            </w:pPr>
          </w:p>
        </w:tc>
        <w:tc>
          <w:tcPr>
            <w:tcW w:w="4382" w:type="dxa"/>
            <w:vAlign w:val="top"/>
          </w:tcPr>
          <w:p xmlns:w14="http://schemas.microsoft.com/office/word/2010/wordml" w:rsidR="00000000" w:rsidRDefault="00000000" w14:textId="00000000" w:rsidDel="00000000" w:rsidP="00000000" w:rsidRPr="00000000">
            <w:pPr>
              <w:pStyle w:val="List Paragraph"/>
              <w:rPr/>
              <w:jc w:val="center"/>
              <w:widowControl w:val="1"/>
              <w:ind w:left="-810" w:firstLine="271"/>
            </w:pPr>
          </w:p>
        </w:tc>
      </w:tr>
    </w:tbl>
    <w:p xmlns:w14="http://schemas.microsoft.com/office/word/2010/wordml" w:rsidR="00000000" w:rsidRDefault="00000000" w14:textId="00000000" w:rsidDel="00000000" w:rsidP="00000000" w:rsidRPr="00000000">
      <w:pPr>
        <w:pStyle w:val="List Paragraph"/>
        <w:rPr/>
        <w:jc w:val="center"/>
        <w:widowControl w:val="1"/>
      </w:pP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jc w:val="both"/>
        <w:widowControl w:val="1"/>
      </w:pPr>
      <w:ins w:id="SuMHa0xEpq" w:author="Anshika Maheshwari" w:date="2026-01-05T17:03:34.917">
        <w:r w:rsidR="00000000" w:rsidDel="00000000" w:rsidRPr="00000000">
          <w:rPr>
            <w:color w:val="000000"/>
            <w:vertAlign w:val="baseline"/>
          </w:rPr>
          <w:t xml:space="preserve">1. </w:t>
        </w:r>
      </w:ins>
      <w:commentRangeStart w:id="1"/>
      <w:ins w:id="Weke1KAOZ2" w:author="Anshika Maheshwari" w:date="2026-01-05T17:03:34.917">
        <w:r w:rsidR="00000000" w:rsidDel="00000000" w:rsidRPr="00000000">
          <w:rPr>
            <w:color w:val="000000"/>
            <w:vertAlign w:val="baseline"/>
          </w:rPr>
          <w:t xml:space="preserve">Introduction</w:t>
        </w:r>
      </w:ins>
      <w:bookmarkStart w:id="mu1ck4mj8t98" w:name="_Tochu9s6uq3dkck"/>
      <w:bookmarkEnd w:id="mu1ck4mj8t98"/>
      <w:commentRangeEnd w:id="1"/>
      <w:r w:rsidR="00000000" w:rsidDel="00000000" w:rsidRPr="00000000">
        <w:rPr>
          <w:rStyle w:val="CommentReference"/>
        </w:rPr>
        <w:commentReference w:id="1"/>
      </w:r>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pPr>
      <w:ins w:id="63Q9IBBN1t" w:author="Anshika Maheshwari" w:date="2026-01-05T17:03:34.917">
        <w:r w:rsidR="00000000" w:rsidDel="00000000" w:rsidRPr="00000000">
          <w:rPr>
            <w:color w:val="000000"/>
            <w:vertAlign w:val="baseline"/>
          </w:rPr>
          <w:t xml:space="preserve">Emerald Global Advisory Private Limited ("Emerald", "we", "us", or "our") is committed to protecting the privacy and personal data of its employees, clients, partners, vendors, website visitors, and other stakeholders. This Privacy Policy explains how we collect, use, store, disclose, and protect personal information in accordance with applicable laws, including the Information Technology Act, 2000 and relevant data protection rules in India</w:t>
        </w:r>
      </w:ins>
      <w:ins w:id="iH8CqBwsU0" w:author="Anshika Maheshwari" w:date="2026-01-09T13:32:19.157">
        <w:r w:rsidR="00000000" w:rsidDel="00000000" w:rsidRPr="00000000">
          <w:rPr>
            <w:color w:val="000000"/>
            <w:vertAlign w:val="baseline"/>
          </w:rPr>
          <w:t xml:space="preserve"> and countries of our clients</w:t>
        </w:r>
      </w:ins>
      <w:ins w:id="am8cxFDFjJ" w:author="Anshika Maheshwari" w:date="2026-01-09T13:32:19.157">
        <w:r w:rsidR="00000000" w:rsidDel="00000000" w:rsidRPr="00000000">
          <w:rPr>
            <w:color w:val="000000"/>
            <w:vertAlign w:val="baseline"/>
          </w:rPr>
          <w:t xml:space="preserve">.</w:t>
        </w:r>
      </w:ins>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jc w:val="both"/>
        <w:widowControl w:val="1"/>
      </w:pPr>
      <w:ins w:id="Huw7AtGHkN" w:author="Anshika Maheshwari" w:date="2026-01-05T17:03:34.917">
        <w:r w:rsidR="00000000" w:rsidDel="00000000" w:rsidRPr="00000000">
          <w:rPr>
            <w:color w:val="000000"/>
            <w:vertAlign w:val="baseline"/>
          </w:rPr>
          <w:t xml:space="preserve">2. Scope of This Policy</w:t>
        </w:r>
      </w:ins>
      <w:bookmarkStart w:id="ed5r52a3vvvb" w:name="_Tocgp2yhq9mxtav"/>
      <w:bookmarkEnd w:id="ed5r52a3vvvb"/>
      <w:ins w:id="CjVyYNheRs" w:author="Anshika Maheshwari" w:date="2026-01-05T17:05:25.885">
        <w:r w:rsidR="00000000" w:rsidDel="00000000" w:rsidRPr="00000000">
          <w:rPr>
            <w:color w:val="000000"/>
            <w:vertAlign w:val="baseline"/>
          </w:rPr>
          <w:t xml:space="preserve">                                                                                                   </w:t>
        </w:r>
      </w:ins>
      <w:ins w:id="rNorTivLys" w:author="Anshika Maheshwari" w:date="2026-01-05T17:05:35.696">
        <w:r w:rsidR="00000000" w:rsidDel="00000000" w:rsidRPr="00000000">
          <w:rPr>
            <w:color w:val="000000"/>
            <w:vertAlign w:val="baseline"/>
          </w:rPr>
          <w:t xml:space="preserve">       </w:t>
        </w:r>
      </w:ins>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pPr>
      <w:ins w:id="71V7qHsFfW" w:author="Anshika Maheshwari" w:date="2026-01-05T17:03:34.917">
        <w:r w:rsidR="00000000" w:rsidDel="00000000" w:rsidRPr="00000000">
          <w:rPr>
            <w:color w:val="000000"/>
            <w:vertAlign w:val="baseline"/>
          </w:rPr>
          <w:t xml:space="preserve">This Privacy Policy applies to:</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69149516"/>
        </w:numPr>
        <w:widowControl w:val="1"/>
      </w:pPr>
      <w:ins w:id="8Wkmzr24O6" w:author="Anshika Maheshwari" w:date="2026-01-05T17:03:34.917">
        <w:r w:rsidR="00000000" w:rsidDel="00000000" w:rsidRPr="00000000">
          <w:rPr>
            <w:color w:val="000000"/>
            <w:vertAlign w:val="baseline"/>
          </w:rPr>
          <w:t xml:space="preserve">Employees (permanent, contractual, temporary, interns, and consultants)</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69149516"/>
        </w:numPr>
        <w:widowControl w:val="1"/>
      </w:pPr>
      <w:ins w:id="9q8tCPtPfH" w:author="Anshika Maheshwari" w:date="2026-01-05T17:03:34.917">
        <w:r w:rsidR="00000000" w:rsidDel="00000000" w:rsidRPr="00000000">
          <w:rPr>
            <w:color w:val="000000"/>
            <w:vertAlign w:val="baseline"/>
          </w:rPr>
          <w:t xml:space="preserve">Clients and prospective clients</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69149516"/>
        </w:numPr>
        <w:widowControl w:val="1"/>
      </w:pPr>
      <w:ins w:id="Kbj9SGxBFp" w:author="Anshika Maheshwari" w:date="2026-01-05T17:03:34.917">
        <w:r w:rsidR="00000000" w:rsidDel="00000000" w:rsidRPr="00000000">
          <w:rPr>
            <w:color w:val="000000"/>
            <w:vertAlign w:val="baseline"/>
          </w:rPr>
          <w:t xml:space="preserve">Business partners and vendors</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69149516"/>
        </w:numPr>
        <w:widowControl w:val="1"/>
      </w:pPr>
      <w:ins w:id="2BRvjq1Zc4" w:author="Anshika Maheshwari" w:date="2026-01-05T17:03:34.917">
        <w:r w:rsidR="00000000" w:rsidDel="00000000" w:rsidRPr="00000000">
          <w:rPr>
            <w:color w:val="000000"/>
            <w:vertAlign w:val="baseline"/>
          </w:rPr>
          <w:t xml:space="preserve">Website visitors and users of our digital platforms</w:t>
        </w:r>
      </w:ins>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jc w:val="both"/>
        <w:widowControl w:val="1"/>
      </w:pPr>
      <w:ins w:id="u0NvDsetW6" w:author="Anshika Maheshwari" w:date="2026-01-05T17:03:34.917">
        <w:r w:rsidR="00000000" w:rsidDel="00000000" w:rsidRPr="00000000">
          <w:rPr>
            <w:color w:val="000000"/>
            <w:vertAlign w:val="baseline"/>
          </w:rPr>
          <w:t xml:space="preserve">3. Information We Collect</w:t>
        </w:r>
      </w:ins>
      <w:bookmarkStart w:id="t37t4rq4wsqz" w:name="_Tocj6ubda191vf7"/>
      <w:bookmarkEnd w:id="t37t4rq4wsqz"/>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pPr>
      <w:ins w:id="diV4IHjaQb" w:author="Anshika Maheshwari" w:date="2026-01-05T17:03:34.917">
        <w:r w:rsidR="00000000" w:rsidDel="00000000" w:rsidRPr="00000000">
          <w:rPr>
            <w:color w:val="000000"/>
            <w:vertAlign w:val="baseline"/>
          </w:rPr>
          <w:t xml:space="preserve">We may collect the following types of information:</w:t>
        </w:r>
      </w:ins>
    </w:p>
    <w:p xmlns:w14="http://schemas.microsoft.com/office/word/2010/wordml" w:rsidR="00000000" w:rsidRDefault="00000000" w14:textId="00000000" w:rsidDel="00000000" w:rsidP="00000000" w:rsidRPr="00000000">
      <w:pPr>
        <w:pStyle w:val="Heading3"/>
        <w:spacing w:after="280.0" w:before="280.0"/>
        <w:outlineLvl w:val="2"/>
        <w:jc w:val="both"/>
        <w:widowControl w:val="1"/>
      </w:pPr>
      <w:ins w:id="geWphuJxrs" w:author="Anshika Maheshwari" w:date="2026-01-05T17:03:34.917">
        <w:r w:rsidR="00000000" w:rsidDel="00000000" w:rsidRPr="00000000">
          <w:rPr>
            <w:color w:val="000000"/>
            <w:sz w:val="28.08"/>
            <w:vertAlign w:val="baseline"/>
          </w:rPr>
          <w:t xml:space="preserve">3.1 Personal Information</w:t>
        </w:r>
      </w:ins>
      <w:bookmarkStart w:id="a04qpgl55sal" w:name="_Toccwlczc6yhtd8"/>
      <w:bookmarkEnd w:id="a04qpgl55sal"/>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94365507"/>
        </w:numPr>
        <w:widowControl w:val="1"/>
      </w:pPr>
      <w:ins w:id="iw4GoWkzCz" w:author="Anshika Maheshwari" w:date="2026-01-05T17:03:34.917">
        <w:r w:rsidR="00000000" w:rsidDel="00000000" w:rsidRPr="00000000">
          <w:rPr>
            <w:color w:val="000000"/>
            <w:vertAlign w:val="baseline"/>
          </w:rPr>
          <w:t xml:space="preserve">Name, address, email address, phone number</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94365507"/>
        </w:numPr>
        <w:widowControl w:val="1"/>
      </w:pPr>
      <w:ins w:id="vFnv2gUkRN" w:author="Anshika Maheshwari" w:date="2026-01-05T17:03:34.917">
        <w:r w:rsidR="00000000" w:rsidDel="00000000" w:rsidRPr="00000000">
          <w:rPr>
            <w:color w:val="000000"/>
            <w:vertAlign w:val="baseline"/>
          </w:rPr>
          <w:t xml:space="preserve">Date of birth, gender, nationality</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94365507"/>
        </w:numPr>
        <w:widowControl w:val="1"/>
      </w:pPr>
      <w:ins w:id="gwjzaFAhkN" w:author="Anshika Maheshwari" w:date="2026-01-05T17:03:34.917">
        <w:r w:rsidR="00000000" w:rsidDel="00000000" w:rsidRPr="00000000">
          <w:rPr>
            <w:color w:val="000000"/>
            <w:vertAlign w:val="baseline"/>
          </w:rPr>
          <w:t xml:space="preserve">Identification documents (PAN, Aadhaar, passport, or similar, where legally required)</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94365507"/>
        </w:numPr>
        <w:widowControl w:val="1"/>
      </w:pPr>
      <w:ins w:id="IPA7XXYNqZ" w:author="Anshika Maheshwari" w:date="2026-01-05T17:03:34.917">
        <w:r w:rsidR="00000000" w:rsidDel="00000000" w:rsidRPr="00000000">
          <w:rPr>
            <w:color w:val="000000"/>
            <w:vertAlign w:val="baseline"/>
          </w:rPr>
          <w:t xml:space="preserve">Employment-related information (resume, qualifications, work history)</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94365507"/>
        </w:numPr>
        <w:widowControl w:val="1"/>
      </w:pPr>
      <w:ins w:id="OFElWKCmz7" w:author="Anshika Maheshwari" w:date="2026-01-05T17:03:34.917">
        <w:r w:rsidR="00000000" w:rsidDel="00000000" w:rsidRPr="00000000">
          <w:rPr>
            <w:color w:val="000000"/>
            <w:vertAlign w:val="baseline"/>
          </w:rPr>
          <w:t xml:space="preserve">Payroll and banking details for salary or payments</w:t>
        </w:r>
      </w:ins>
    </w:p>
    <w:p xmlns:w14="http://schemas.microsoft.com/office/word/2010/wordml" w:rsidR="00000000" w:rsidRDefault="00000000" w14:textId="00000000" w:rsidDel="00000000" w:rsidP="00000000" w:rsidRPr="00000000">
      <w:pPr>
        <w:pStyle w:val="Heading3"/>
        <w:spacing w:after="280.0" w:before="280.0"/>
        <w:outlineLvl w:val="2"/>
        <w:jc w:val="both"/>
        <w:widowControl w:val="1"/>
      </w:pPr>
      <w:ins w:id="ktrndVPMON" w:author="Anshika Maheshwari" w:date="2026-01-05T17:03:34.917">
        <w:r w:rsidR="00000000" w:rsidDel="00000000" w:rsidRPr="00000000">
          <w:rPr>
            <w:color w:val="000000"/>
            <w:sz w:val="28.08"/>
            <w:vertAlign w:val="baseline"/>
          </w:rPr>
          <w:t xml:space="preserve">3.2 Business and Client Information</w:t>
        </w:r>
      </w:ins>
      <w:bookmarkStart w:id="xprpllwuvm6n" w:name="_Toced3u6f1shjy0"/>
      <w:bookmarkEnd w:id="xprpllwuvm6n"/>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61456042"/>
        </w:numPr>
        <w:widowControl w:val="1"/>
      </w:pPr>
      <w:ins w:id="tC7xLcb597" w:author="Anshika Maheshwari" w:date="2026-01-05T17:03:34.917">
        <w:r w:rsidR="00000000" w:rsidDel="00000000" w:rsidRPr="00000000">
          <w:rPr>
            <w:color w:val="000000"/>
            <w:vertAlign w:val="baseline"/>
          </w:rPr>
          <w:t xml:space="preserve">Company name, designation, business contact details</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61456042"/>
        </w:numPr>
        <w:widowControl w:val="1"/>
      </w:pPr>
      <w:ins w:id="t0SXRzYvxD" w:author="Anshika Maheshwari" w:date="2026-01-05T17:03:34.917">
        <w:r w:rsidR="00000000" w:rsidDel="00000000" w:rsidRPr="00000000">
          <w:rPr>
            <w:color w:val="000000"/>
            <w:vertAlign w:val="baseline"/>
          </w:rPr>
          <w:t xml:space="preserve">Contractual and billing information</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61456042"/>
        </w:numPr>
        <w:widowControl w:val="1"/>
      </w:pPr>
      <w:ins w:id="uoWPmoAa0K" w:author="Anshika Maheshwari" w:date="2026-01-05T17:03:34.917">
        <w:r w:rsidR="00000000" w:rsidDel="00000000" w:rsidRPr="00000000">
          <w:rPr>
            <w:color w:val="000000"/>
            <w:vertAlign w:val="baseline"/>
          </w:rPr>
          <w:t xml:space="preserve">Communication records</w:t>
        </w:r>
      </w:ins>
    </w:p>
    <w:p xmlns:w14="http://schemas.microsoft.com/office/word/2010/wordml" w:rsidR="00000000" w:rsidRDefault="00000000" w14:textId="00000000" w:rsidDel="00000000" w:rsidP="00000000" w:rsidRPr="00000000">
      <w:pPr>
        <w:pStyle w:val="Heading3"/>
        <w:spacing w:after="280.0" w:before="280.0"/>
        <w:outlineLvl w:val="2"/>
        <w:jc w:val="both"/>
        <w:widowControl w:val="1"/>
      </w:pPr>
      <w:ins w:id="YMbseGbprf" w:author="Anshika Maheshwari" w:date="2026-01-05T17:03:34.917">
        <w:r w:rsidR="00000000" w:rsidDel="00000000" w:rsidRPr="00000000">
          <w:rPr>
            <w:color w:val="000000"/>
            <w:sz w:val="28.08"/>
            <w:vertAlign w:val="baseline"/>
          </w:rPr>
          <w:t xml:space="preserve">3.3 Technical and Usage Information</w:t>
        </w:r>
      </w:ins>
      <w:bookmarkStart w:id="k3vmnb2bghnq" w:name="_Tocv5hxsveko3se"/>
      <w:bookmarkEnd w:id="k3vmnb2bghnq"/>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14427891"/>
        </w:numPr>
        <w:widowControl w:val="1"/>
      </w:pPr>
      <w:ins w:id="jk0d3yDKKH" w:author="Anshika Maheshwari" w:date="2026-01-05T17:03:34.917">
        <w:r w:rsidR="00000000" w:rsidDel="00000000" w:rsidRPr="00000000">
          <w:rPr>
            <w:color w:val="000000"/>
            <w:vertAlign w:val="baseline"/>
          </w:rPr>
          <w:t xml:space="preserve">IP address, browser type, device information</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14427891"/>
        </w:numPr>
        <w:widowControl w:val="1"/>
      </w:pPr>
      <w:ins w:id="QBtjg5EUDm" w:author="Anshika Maheshwari" w:date="2026-01-05T17:03:34.917">
        <w:r w:rsidR="00000000" w:rsidDel="00000000" w:rsidRPr="00000000">
          <w:rPr>
            <w:color w:val="000000"/>
            <w:vertAlign w:val="baseline"/>
          </w:rPr>
          <w:t xml:space="preserve">Website usage data through cookies or similar technologies</w:t>
        </w:r>
      </w:ins>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jc w:val="both"/>
        <w:widowControl w:val="1"/>
      </w:pPr>
      <w:ins w:id="WlsDzrtSr6" w:author="Anshika Maheshwari" w:date="2026-01-05T17:03:34.917">
        <w:r w:rsidR="00000000" w:rsidDel="00000000" w:rsidRPr="00000000">
          <w:rPr>
            <w:color w:val="000000"/>
            <w:vertAlign w:val="baseline"/>
          </w:rPr>
          <w:t xml:space="preserve">4. Purpose of Data Collection</w:t>
        </w:r>
      </w:ins>
      <w:bookmarkStart w:id="dtejml8imwty" w:name="_Tocmitdll4guapw"/>
      <w:bookmarkEnd w:id="dtejml8imwty"/>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pPr>
      <w:ins w:id="4Z6gcZf7iF" w:author="Anshika Maheshwari" w:date="2026-01-05T17:03:34.917">
        <w:r w:rsidR="00000000" w:rsidDel="00000000" w:rsidRPr="00000000">
          <w:rPr>
            <w:color w:val="000000"/>
            <w:vertAlign w:val="baseline"/>
          </w:rPr>
          <w:t xml:space="preserve">Personal data is collected and used for the following purposes:</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37987893"/>
        </w:numPr>
        <w:widowControl w:val="1"/>
      </w:pPr>
      <w:ins w:id="iwY2XBIfHs" w:author="Anshika Maheshwari" w:date="2026-01-05T17:03:34.917">
        <w:r w:rsidR="00000000" w:rsidDel="00000000" w:rsidRPr="00000000">
          <w:rPr>
            <w:color w:val="000000"/>
            <w:vertAlign w:val="baseline"/>
          </w:rPr>
          <w:t xml:space="preserve">Recruitment, onboarding, and employment administration</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37987893"/>
        </w:numPr>
        <w:widowControl w:val="1"/>
      </w:pPr>
      <w:ins w:id="awg0RRztB2" w:author="Anshika Maheshwari" w:date="2026-01-05T17:03:34.917">
        <w:r w:rsidR="00000000" w:rsidDel="00000000" w:rsidRPr="00000000">
          <w:rPr>
            <w:color w:val="000000"/>
            <w:vertAlign w:val="baseline"/>
          </w:rPr>
          <w:t xml:space="preserve">Payroll, statutory compliance, and benefits management</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37987893"/>
        </w:numPr>
        <w:widowControl w:val="1"/>
      </w:pPr>
      <w:ins w:id="6LkfaeWuvt" w:author="Anshika Maheshwari" w:date="2026-01-05T17:03:34.917">
        <w:r w:rsidR="00000000" w:rsidDel="00000000" w:rsidRPr="00000000">
          <w:rPr>
            <w:color w:val="000000"/>
            <w:vertAlign w:val="baseline"/>
          </w:rPr>
          <w:t xml:space="preserve">Client engagement, service delivery, and business operations</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37987893"/>
        </w:numPr>
        <w:widowControl w:val="1"/>
      </w:pPr>
      <w:ins w:id="Hr1uRprkaD" w:author="Anshika Maheshwari" w:date="2026-01-05T17:03:34.917">
        <w:r w:rsidR="00000000" w:rsidDel="00000000" w:rsidRPr="00000000">
          <w:rPr>
            <w:color w:val="000000"/>
            <w:vertAlign w:val="baseline"/>
          </w:rPr>
          <w:t xml:space="preserve">Contract management and billing</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37987893"/>
        </w:numPr>
        <w:widowControl w:val="1"/>
      </w:pPr>
      <w:ins w:id="I5LTxgjEG9" w:author="Anshika Maheshwari" w:date="2026-01-05T17:03:34.917">
        <w:r w:rsidR="00000000" w:rsidDel="00000000" w:rsidRPr="00000000">
          <w:rPr>
            <w:color w:val="000000"/>
            <w:vertAlign w:val="baseline"/>
          </w:rPr>
          <w:t xml:space="preserve">Website functionality, analytics, and security</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37987893"/>
        </w:numPr>
        <w:widowControl w:val="1"/>
      </w:pPr>
      <w:ins w:id="AWNkpPR1mz" w:author="Anshika Maheshwari" w:date="2026-01-05T17:03:34.917">
        <w:r w:rsidR="00000000" w:rsidDel="00000000" w:rsidRPr="00000000">
          <w:rPr>
            <w:color w:val="000000"/>
            <w:vertAlign w:val="baseline"/>
          </w:rPr>
          <w:t xml:space="preserve">Compliance with legal and regulatory requirements</w:t>
        </w:r>
      </w:ins>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jc w:val="both"/>
        <w:widowControl w:val="1"/>
      </w:pPr>
      <w:ins w:id="bUV2PVLoNd" w:author="Anshika Maheshwari" w:date="2026-01-05T17:03:34.917">
        <w:r w:rsidR="00000000" w:rsidDel="00000000" w:rsidRPr="00000000">
          <w:rPr>
            <w:color w:val="000000"/>
            <w:vertAlign w:val="baseline"/>
          </w:rPr>
          <w:t xml:space="preserve">5. Legal Basis for Processing</w:t>
        </w:r>
      </w:ins>
      <w:bookmarkStart w:id="kuevdfun4vbj" w:name="_Toc4ig282ofg1rp"/>
      <w:bookmarkEnd w:id="kuevdfun4vbj"/>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pPr>
      <w:ins w:id="J9pFUtnrhO" w:author="Anshika Maheshwari" w:date="2026-01-05T17:03:34.917">
        <w:r w:rsidR="00000000" w:rsidDel="00000000" w:rsidRPr="00000000">
          <w:rPr>
            <w:color w:val="000000"/>
            <w:vertAlign w:val="baseline"/>
          </w:rPr>
          <w:t xml:space="preserve">We process personal data based on:</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87565864"/>
        </w:numPr>
        <w:widowControl w:val="1"/>
      </w:pPr>
      <w:ins w:id="eiKLxCwwmS" w:author="Anshika Maheshwari" w:date="2026-01-05T17:03:34.917">
        <w:r w:rsidR="00000000" w:rsidDel="00000000" w:rsidRPr="00000000">
          <w:rPr>
            <w:color w:val="000000"/>
            <w:vertAlign w:val="baseline"/>
          </w:rPr>
          <w:t xml:space="preserve">Consent provided by the individual</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87565864"/>
        </w:numPr>
        <w:widowControl w:val="1"/>
      </w:pPr>
      <w:ins w:id="yhcD0n91kc" w:author="Anshika Maheshwari" w:date="2026-01-05T17:03:34.917">
        <w:r w:rsidR="00000000" w:rsidDel="00000000" w:rsidRPr="00000000">
          <w:rPr>
            <w:color w:val="000000"/>
            <w:vertAlign w:val="baseline"/>
          </w:rPr>
          <w:t xml:space="preserve">Performance of a contract or employment relationship</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87565864"/>
        </w:numPr>
        <w:widowControl w:val="1"/>
      </w:pPr>
      <w:ins w:id="Gcn14WoqQD" w:author="Anshika Maheshwari" w:date="2026-01-05T17:03:34.917">
        <w:r w:rsidR="00000000" w:rsidDel="00000000" w:rsidRPr="00000000">
          <w:rPr>
            <w:color w:val="000000"/>
            <w:vertAlign w:val="baseline"/>
          </w:rPr>
          <w:t xml:space="preserve">Compliance with legal obligations</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87565864"/>
        </w:numPr>
        <w:widowControl w:val="1"/>
      </w:pPr>
      <w:ins w:id="EekVVLQpJD" w:author="Anshika Maheshwari" w:date="2026-01-05T17:03:34.917">
        <w:r w:rsidR="00000000" w:rsidDel="00000000" w:rsidRPr="00000000">
          <w:rPr>
            <w:color w:val="000000"/>
            <w:vertAlign w:val="baseline"/>
          </w:rPr>
          <w:t xml:space="preserve">Legitimate business interests of the Company</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87565864"/>
        </w:numPr>
        <w:widowControl w:val="1"/>
      </w:pPr>
      <w:ins w:id="76fNw5QXLV" w:author="Anshika Maheshwari" w:date="2026-01-09T13:38:56.780">
        <w:r w:rsidR="00000000" w:rsidDel="00000000" w:rsidRPr="00000000">
          <w:rPr>
            <w:color w:val="000000"/>
            <w:sz w:val="24.0"/>
          </w:rPr>
          <w:t xml:space="preserve">To detail of benificial owner of the client company.</w:t>
        </w:r>
      </w:ins>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jc w:val="both"/>
        <w:widowControl w:val="1"/>
      </w:pPr>
      <w:ins w:id="ixUVTYFARB" w:author="Anshika Maheshwari" w:date="2026-01-05T17:03:34.917">
        <w:r w:rsidR="00000000" w:rsidDel="00000000" w:rsidRPr="00000000">
          <w:rPr>
            <w:color w:val="000000"/>
            <w:vertAlign w:val="baseline"/>
          </w:rPr>
          <w:t xml:space="preserve">6. Data Sharing and Disclosure</w:t>
        </w:r>
      </w:ins>
      <w:bookmarkStart w:id="mir0n3144ixd" w:name="_Tocq15dat8sz1wg"/>
      <w:bookmarkEnd w:id="mir0n3144ixd"/>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pPr>
      <w:ins w:id="GedCH85vSk" w:author="Anshika Maheshwari" w:date="2026-01-05T17:03:34.917">
        <w:r w:rsidR="00000000" w:rsidDel="00000000" w:rsidRPr="00000000">
          <w:rPr>
            <w:color w:val="000000"/>
            <w:vertAlign w:val="baseline"/>
          </w:rPr>
          <w:t xml:space="preserve">We do not sell or trade personal information. Data may be shared only with:</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49093914"/>
        </w:numPr>
        <w:widowControl w:val="1"/>
      </w:pPr>
      <w:ins w:id="vx2aHxyqkF" w:author="Anshika Maheshwari" w:date="2026-01-05T17:03:34.917">
        <w:r w:rsidR="00000000" w:rsidDel="00000000" w:rsidRPr="00000000">
          <w:rPr>
            <w:color w:val="000000"/>
            <w:vertAlign w:val="baseline"/>
          </w:rPr>
          <w:t xml:space="preserve">Authorized internal personnel on a need-to-know basis</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49093914"/>
        </w:numPr>
        <w:widowControl w:val="1"/>
      </w:pPr>
      <w:ins w:id="m1AcslAfrw" w:author="Anshika Maheshwari" w:date="2026-01-05T17:03:34.917">
        <w:r w:rsidR="00000000" w:rsidDel="00000000" w:rsidRPr="00000000">
          <w:rPr>
            <w:color w:val="000000"/>
            <w:vertAlign w:val="baseline"/>
          </w:rPr>
          <w:t xml:space="preserve">Government authorities or regulators when required by law</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49093914"/>
        </w:numPr>
        <w:widowControl w:val="1"/>
      </w:pPr>
      <w:ins w:id="aazdwc6RxZ" w:author="Anshika Maheshwari" w:date="2026-01-05T17:03:34.917">
        <w:r w:rsidR="00000000" w:rsidDel="00000000" w:rsidRPr="00000000">
          <w:rPr>
            <w:color w:val="000000"/>
            <w:vertAlign w:val="baseline"/>
          </w:rPr>
          <w:t xml:space="preserve">Third-party service providers (payroll, IT, background verification, cloud services) under confidentiality agreements</w:t>
        </w:r>
      </w:ins>
      <w:ins w:id="BPp9ayo5AS" w:author="Anshika Maheshwari" w:date="2026-01-09T13:41:44.715">
        <w:r w:rsidR="00000000" w:rsidDel="00000000" w:rsidRPr="00000000">
          <w:rPr>
            <w:color w:val="000000"/>
            <w:vertAlign w:val="baseline"/>
          </w:rPr>
          <w:t xml:space="preserve"> , Non discloser agreement(NDA)</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49093914"/>
        </w:numPr>
        <w:widowControl w:val="1"/>
      </w:pPr>
      <w:ins w:id="NyMw0Kf1Yt" w:author="Anshika Maheshwari" w:date="2026-01-05T17:03:34.917">
        <w:r w:rsidR="00000000" w:rsidDel="00000000" w:rsidRPr="00000000">
          <w:rPr>
            <w:color w:val="000000"/>
            <w:vertAlign w:val="baseline"/>
          </w:rPr>
          <w:t xml:space="preserve">Clients, where necessary for service delivery and contractual obligations</w:t>
        </w:r>
      </w:ins>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jc w:val="both"/>
        <w:widowControl w:val="1"/>
      </w:pPr>
      <w:ins w:id="amA8nC91V4" w:author="Anshika Maheshwari" w:date="2026-01-05T17:03:34.917">
        <w:r w:rsidR="00000000" w:rsidDel="00000000" w:rsidRPr="00000000">
          <w:rPr>
            <w:color w:val="000000"/>
            <w:vertAlign w:val="baseline"/>
          </w:rPr>
          <w:t xml:space="preserve">7. Data Storage and Retention</w:t>
        </w:r>
      </w:ins>
      <w:bookmarkStart w:id="ncwr2gjgsaoq" w:name="_Tocyf5insg7mf37"/>
      <w:bookmarkEnd w:id="ncwr2gjgsaoq"/>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71979364"/>
        </w:numPr>
        <w:widowControl w:val="1"/>
      </w:pPr>
      <w:ins w:id="yz2RjqmoCx" w:author="Anshika Maheshwari" w:date="2026-01-05T17:03:34.917">
        <w:r w:rsidR="00000000" w:rsidDel="00000000" w:rsidRPr="00000000">
          <w:rPr>
            <w:color w:val="000000"/>
            <w:vertAlign w:val="baseline"/>
          </w:rPr>
          <w:t xml:space="preserve">Personal data is stored securely in physical or electronic form.</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71979364"/>
        </w:numPr>
        <w:widowControl w:val="1"/>
      </w:pPr>
      <w:ins w:id="Byyg2ko5sP" w:author="Anshika Maheshwari" w:date="2026-01-05T17:03:34.917">
        <w:r w:rsidR="00000000" w:rsidDel="00000000" w:rsidRPr="00000000">
          <w:rPr>
            <w:color w:val="000000"/>
            <w:vertAlign w:val="baseline"/>
          </w:rPr>
          <w:t xml:space="preserve">We retain personal data only for as long as necessary to fulfill its purpose or comply with legal requirements.</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71979364"/>
        </w:numPr>
        <w:widowControl w:val="1"/>
      </w:pPr>
      <w:ins w:id="AzXPcLzSNH" w:author="Anshika Maheshwari" w:date="2026-01-05T17:03:34.917">
        <w:r w:rsidR="00000000" w:rsidDel="00000000" w:rsidRPr="00000000">
          <w:rPr>
            <w:color w:val="000000"/>
            <w:vertAlign w:val="baseline"/>
          </w:rPr>
          <w:t xml:space="preserve">Upon expiry of retention periods, data is securely deleted or anonymized.</w:t>
        </w:r>
      </w:ins>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jc w:val="both"/>
        <w:widowControl w:val="1"/>
      </w:pPr>
      <w:ins w:id="paLoiIRY4w" w:author="Anshika Maheshwari" w:date="2026-01-05T17:03:34.917">
        <w:r w:rsidR="00000000" w:rsidDel="00000000" w:rsidRPr="00000000">
          <w:rPr>
            <w:color w:val="000000"/>
            <w:vertAlign w:val="baseline"/>
          </w:rPr>
          <w:t xml:space="preserve">8. Data Security Measures</w:t>
        </w:r>
      </w:ins>
      <w:bookmarkStart w:id="hnm50z8b0q41" w:name="_Tocq5kig8qv7dx0"/>
      <w:bookmarkEnd w:id="hnm50z8b0q41"/>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pPr>
      <w:ins w:id="VpTqZQkwEF" w:author="Anshika Maheshwari" w:date="2026-01-05T17:03:34.917">
        <w:r w:rsidR="00000000" w:rsidDel="00000000" w:rsidRPr="00000000">
          <w:rPr>
            <w:color w:val="000000"/>
            <w:vertAlign w:val="baseline"/>
          </w:rPr>
          <w:t xml:space="preserve">We implement appropriate technical and organizational safeguards, including:</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65205908"/>
        </w:numPr>
        <w:widowControl w:val="1"/>
      </w:pPr>
      <w:ins w:id="lKFtT8Kp9E" w:author="Anshika Maheshwari" w:date="2026-01-05T17:03:34.917">
        <w:r w:rsidR="00000000" w:rsidDel="00000000" w:rsidRPr="00000000">
          <w:rPr>
            <w:color w:val="000000"/>
            <w:vertAlign w:val="baseline"/>
          </w:rPr>
          <w:t xml:space="preserve">Access controls and role-based permissions</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65205908"/>
        </w:numPr>
        <w:widowControl w:val="1"/>
      </w:pPr>
      <w:ins w:id="k657J3fMYI" w:author="Anshika Maheshwari" w:date="2026-01-05T17:03:34.917">
        <w:r w:rsidR="00000000" w:rsidDel="00000000" w:rsidRPr="00000000">
          <w:rPr>
            <w:color w:val="000000"/>
            <w:vertAlign w:val="baseline"/>
          </w:rPr>
          <w:t xml:space="preserve">Secure servers and encrypted systems where applicable</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65205908"/>
        </w:numPr>
        <w:widowControl w:val="1"/>
      </w:pPr>
      <w:ins w:id="Zv2EPaMDbD" w:author="Anshika Maheshwari" w:date="2026-01-05T17:03:34.917">
        <w:r w:rsidR="00000000" w:rsidDel="00000000" w:rsidRPr="00000000">
          <w:rPr>
            <w:color w:val="000000"/>
            <w:vertAlign w:val="baseline"/>
          </w:rPr>
          <w:t xml:space="preserve">Regular monitoring and security reviews</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65205908"/>
        </w:numPr>
        <w:widowControl w:val="1"/>
      </w:pPr>
      <w:ins w:id="GHH0YAfsnt" w:author="Anshika Maheshwari" w:date="2026-01-05T17:03:34.917">
        <w:r w:rsidR="00000000" w:rsidDel="00000000" w:rsidRPr="00000000">
          <w:rPr>
            <w:color w:val="000000"/>
            <w:vertAlign w:val="baseline"/>
          </w:rPr>
          <w:t xml:space="preserve">Employee awareness and confidentiality obligations</w:t>
        </w:r>
      </w:ins>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jc w:val="both"/>
        <w:widowControl w:val="1"/>
      </w:pPr>
      <w:ins w:id="6fHZhL52fI" w:author="Anshika Maheshwari" w:date="2026-01-05T17:03:34.917">
        <w:r w:rsidR="00000000" w:rsidDel="00000000" w:rsidRPr="00000000">
          <w:rPr>
            <w:color w:val="000000"/>
            <w:vertAlign w:val="baseline"/>
          </w:rPr>
          <w:t xml:space="preserve">9. Rights of Individuals</w:t>
        </w:r>
      </w:ins>
      <w:bookmarkStart w:id="m82khorl11s7" w:name="_Tocklk3lep3yy5c"/>
      <w:bookmarkEnd w:id="m82khorl11s7"/>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pPr>
      <w:ins w:id="P5rOmRGXW8" w:author="Anshika Maheshwari" w:date="2026-01-05T17:03:34.917">
        <w:r w:rsidR="00000000" w:rsidDel="00000000" w:rsidRPr="00000000">
          <w:rPr>
            <w:color w:val="000000"/>
            <w:vertAlign w:val="baseline"/>
          </w:rPr>
          <w:t xml:space="preserve">Subject to applicable laws, individuals may have the right to:</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86231372"/>
        </w:numPr>
        <w:widowControl w:val="1"/>
      </w:pPr>
      <w:ins w:id="n0Q3IMYjHC" w:author="Anshika Maheshwari" w:date="2026-01-05T17:03:34.917">
        <w:r w:rsidR="00000000" w:rsidDel="00000000" w:rsidRPr="00000000">
          <w:rPr>
            <w:color w:val="000000"/>
            <w:vertAlign w:val="baseline"/>
          </w:rPr>
          <w:t xml:space="preserve">Access their personal data</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86231372"/>
        </w:numPr>
        <w:widowControl w:val="1"/>
      </w:pPr>
      <w:ins w:id="V3Gx8BooAg" w:author="Anshika Maheshwari" w:date="2026-01-05T17:03:34.917">
        <w:r w:rsidR="00000000" w:rsidDel="00000000" w:rsidRPr="00000000">
          <w:rPr>
            <w:color w:val="000000"/>
            <w:vertAlign w:val="baseline"/>
          </w:rPr>
          <w:t xml:space="preserve">Request correction or updates</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86231372"/>
        </w:numPr>
        <w:widowControl w:val="1"/>
      </w:pPr>
      <w:ins w:id="XmG6QX2ZmE" w:author="Anshika Maheshwari" w:date="2026-01-05T17:03:34.917">
        <w:r w:rsidR="00000000" w:rsidDel="00000000" w:rsidRPr="00000000">
          <w:rPr>
            <w:color w:val="000000"/>
            <w:vertAlign w:val="baseline"/>
          </w:rPr>
          <w:t xml:space="preserve">Withdraw consent where applicable</w:t>
        </w:r>
      </w:ins>
    </w:p>
    <w:p xmlns:w14="http://schemas.microsoft.com/office/word/2010/wordml" w:rsidR="00000000" w:rsidRDefault="00000000" w14:textId="00000000" w:rsidDel="00000000" w:rsidP="00000000" w:rsidRPr="00000000">
      <w:pPr>
        <w:pStyle w:val="Normal"/>
        <w:spacing w:after="0.0"/>
        <w:rPr>
          <w:color w:val="000000"/>
          <w:sz w:val="24.0"/>
        </w:rPr>
        <w:jc w:val="both"/>
        <w:numPr>
          <w:ilvl w:val="0"/>
          <w:numId w:val="86231372"/>
        </w:numPr>
        <w:widowControl w:val="1"/>
      </w:pPr>
      <w:ins w:id="x94qNx0u5n" w:author="Anshika Maheshwari" w:date="2026-01-05T17:03:34.917">
        <w:r w:rsidR="00000000" w:rsidDel="00000000" w:rsidRPr="00000000">
          <w:rPr>
            <w:color w:val="000000"/>
            <w:vertAlign w:val="baseline"/>
          </w:rPr>
          <w:t xml:space="preserve">Request deletion of data (subject to legal and contractual obligations)</w:t>
        </w:r>
      </w:ins>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pPr>
      <w:ins w:id="PIF6yIrjCX" w:author="Anshika Maheshwari" w:date="2026-01-05T17:03:34.917">
        <w:r w:rsidR="00000000" w:rsidDel="00000000" w:rsidRPr="00000000">
          <w:rPr>
            <w:color w:val="000000"/>
            <w:vertAlign w:val="baseline"/>
          </w:rPr>
          <w:t xml:space="preserve">Requests may be submitted in writing to the Company.</w:t>
        </w:r>
      </w:ins>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jc w:val="both"/>
        <w:widowControl w:val="1"/>
      </w:pPr>
      <w:ins w:id="TeHulFBoez" w:author="Anshika Maheshwari" w:date="2026-01-05T17:03:34.917">
        <w:r w:rsidR="00000000" w:rsidDel="00000000" w:rsidRPr="00000000">
          <w:rPr>
            <w:color w:val="000000"/>
            <w:vertAlign w:val="baseline"/>
          </w:rPr>
          <w:t xml:space="preserve">10. Cookies and Website Tracking</w:t>
        </w:r>
      </w:ins>
      <w:bookmarkStart w:id="7uh071p3qi5u" w:name="_Tocmb559bpe12l9"/>
      <w:bookmarkEnd w:id="7uh071p3qi5u"/>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pPr>
      <w:ins w:id="HWwHBnkj92" w:author="Anshika Maheshwari" w:date="2026-01-05T17:03:34.917">
        <w:r w:rsidR="00000000" w:rsidDel="00000000" w:rsidRPr="00000000">
          <w:rPr>
            <w:color w:val="000000"/>
            <w:vertAlign w:val="baseline"/>
          </w:rPr>
          <w:t xml:space="preserve">Our website may use cookies to enhance user experience and analyze traffic. Users may manage or disable cookies through browser settings, though some features may be affected.</w:t>
        </w:r>
      </w:ins>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jc w:val="both"/>
        <w:widowControl w:val="1"/>
      </w:pPr>
      <w:ins w:id="lcz7IZ8gS2" w:author="Anshika Maheshwari" w:date="2026-01-05T17:03:34.917">
        <w:r w:rsidR="00000000" w:rsidDel="00000000" w:rsidRPr="00000000">
          <w:rPr>
            <w:color w:val="000000"/>
            <w:vertAlign w:val="baseline"/>
          </w:rPr>
          <w:t xml:space="preserve">11. Cross-Border Data Transfer</w:t>
        </w:r>
      </w:ins>
      <w:bookmarkStart w:id="isjvhnai0osv" w:name="_Toc1klz5zghszgw"/>
      <w:bookmarkEnd w:id="isjvhnai0osv"/>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pPr>
      <w:ins w:id="2xaeV1e07Z" w:author="Anshika Maheshwari" w:date="2026-01-05T17:03:34.917">
        <w:r w:rsidR="00000000" w:rsidDel="00000000" w:rsidRPr="00000000">
          <w:rPr>
            <w:color w:val="000000"/>
            <w:vertAlign w:val="baseline"/>
          </w:rPr>
          <w:t xml:space="preserve">Where required for business operations, personal data may be transferred or stored outside India an</w:t>
        </w:r>
      </w:ins>
      <w:ins w:id="SoSFVPTrDB" w:author="Anshika Maheshwari" w:date="2026-01-09T13:58:21.096">
        <w:r w:rsidR="00000000" w:rsidDel="00000000" w:rsidRPr="00000000">
          <w:rPr>
            <w:color w:val="000000"/>
            <w:vertAlign w:val="baseline"/>
          </w:rPr>
          <w:t xml:space="preserve">d / or on cloudes </w:t>
        </w:r>
      </w:ins>
      <w:ins w:id="vt6JPXneNu" w:author="Anshika Maheshwari" w:date="2026-01-09T13:58:21.096">
        <w:r w:rsidR="00000000" w:rsidDel="00000000" w:rsidRPr="00000000">
          <w:rPr>
            <w:color w:val="000000"/>
            <w:vertAlign w:val="baseline"/>
          </w:rPr>
          <w:t xml:space="preserve">subject to appropriate safeguards and legal compliance.</w:t>
        </w:r>
      </w:ins>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jc w:val="both"/>
        <w:widowControl w:val="1"/>
      </w:pPr>
      <w:ins w:id="csrozqrZgS" w:author="Anshika Maheshwari" w:date="2026-01-05T17:03:34.917">
        <w:r w:rsidR="00000000" w:rsidDel="00000000" w:rsidRPr="00000000">
          <w:rPr>
            <w:color w:val="000000"/>
            <w:vertAlign w:val="baseline"/>
          </w:rPr>
          <w:t xml:space="preserve">12. Confidentiality Obligations</w:t>
        </w:r>
      </w:ins>
      <w:bookmarkStart w:id="fq7ao20ubliq" w:name="_Toc5dl63dk54wuf"/>
      <w:bookmarkEnd w:id="fq7ao20ubliq"/>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pPr>
      <w:ins w:id="mMAiqJ9uF7" w:author="Anshika Maheshwari" w:date="2026-01-05T17:03:34.917">
        <w:r w:rsidR="00000000" w:rsidDel="00000000" w:rsidRPr="00000000">
          <w:rPr>
            <w:color w:val="000000"/>
            <w:vertAlign w:val="baseline"/>
          </w:rPr>
          <w:t xml:space="preserve">All employees, contractors, and partners are required to maintain strict confidentiality of personal and business information during and after their association with the Company.</w:t>
        </w:r>
      </w:ins>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jc w:val="both"/>
        <w:widowControl w:val="1"/>
      </w:pPr>
      <w:ins w:id="HiR1cBSJtY" w:author="Anshika Maheshwari" w:date="2026-01-05T17:03:34.917">
        <w:r w:rsidR="00000000" w:rsidDel="00000000" w:rsidRPr="00000000">
          <w:rPr>
            <w:color w:val="000000"/>
            <w:vertAlign w:val="baseline"/>
          </w:rPr>
          <w:t xml:space="preserve">13. Policy Updates</w:t>
        </w:r>
      </w:ins>
      <w:bookmarkStart w:id="zlvjibrtov4o" w:name="_Tocdbeo4gsm1590"/>
      <w:bookmarkEnd w:id="zlvjibrtov4o"/>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pPr>
      <w:ins w:id="gK8qsvBziq" w:author="Anshika Maheshwari" w:date="2026-01-05T17:03:34.917">
        <w:r w:rsidR="00000000" w:rsidDel="00000000" w:rsidRPr="00000000">
          <w:rPr>
            <w:color w:val="000000"/>
            <w:vertAlign w:val="baseline"/>
          </w:rPr>
          <w:t xml:space="preserve">Emerald Global Advisory Private Limited reserves the right to amend this Privacy Policy at any time to reflect legal, regulatory, or business changes. Updates will be communicated appropriately.</w:t>
        </w:r>
      </w:ins>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jc w:val="both"/>
        <w:widowControl w:val="1"/>
      </w:pPr>
      <w:ins w:id="HspmnqjTbh" w:author="Anshika Maheshwari" w:date="2026-01-05T17:03:34.917">
        <w:r w:rsidR="00000000" w:rsidDel="00000000" w:rsidRPr="00000000">
          <w:rPr>
            <w:color w:val="000000"/>
            <w:vertAlign w:val="baseline"/>
          </w:rPr>
          <w:t xml:space="preserve">14. Contact Information</w:t>
        </w:r>
      </w:ins>
      <w:bookmarkStart w:id="kwy05gkmj6yh" w:name="_Tocq659bffivugc"/>
      <w:bookmarkEnd w:id="kwy05gkmj6yh"/>
    </w:p>
    <w:p xmlns:w14="http://schemas.microsoft.com/office/word/2010/wordml" w:rsidR="00000000" w:rsidRDefault="00000000" w14:textId="00000000" w:rsidDel="00000000" w:rsidP="00000000" w:rsidRPr="00000000">
      <w:pPr>
        <w:pStyle w:val="Normal"/>
        <w:spacing w:before="240.0"/>
        <w:rPr>
          <w:color w:val="000000"/>
          <w:sz w:val="24.0"/>
        </w:rPr>
        <w:jc w:val="both"/>
        <w:widowControl w:val="1"/>
      </w:pPr>
      <w:ins w:id="P1ie5z5rla" w:author="Anshika Maheshwari" w:date="2026-01-05T17:03:34.917">
        <w:r w:rsidR="00000000" w:rsidDel="00000000" w:rsidRPr="00000000">
          <w:rPr>
            <w:color w:val="000000"/>
            <w:vertAlign w:val="baseline"/>
          </w:rPr>
          <w:t xml:space="preserve">For questions, concerns, or requests related to this Privacy Policy or personal data handling, please contact</w:t>
        </w:r>
      </w:ins>
      <w:ins w:id="ZCD9zPZAoZ" w:author="Anshika Maheshwari" w:date="2026-01-09T14:01:33.862">
        <w:r w:rsidR="00000000" w:rsidDel="00000000" w:rsidRPr="00000000">
          <w:rPr>
            <w:color w:val="000000"/>
            <w:vertAlign w:val="baseline"/>
          </w:rPr>
          <w:t xml:space="preserve"> us at Email.</w:t>
        </w:r>
      </w:ins>
    </w:p>
    <w:p xmlns:w14="http://schemas.microsoft.com/office/word/2010/wordml" w:rsidR="00000000" w:rsidRDefault="00000000" w14:textId="00000000" w:rsidDel="00000000" w:rsidP="00000000" w:rsidRPr="00000000">
      <w:pPr>
        <w:pStyle w:val="Normal"/>
        <w:rPr>
          <w:rFonts w:ascii="Inter Regular" w:eastAsia="Inter Regular" w:hAnsi="Inter Regular" w:cs="Inter Regular"/>
          <w:color w:val="000000"/>
          <w:sz w:val="24.0"/>
          <w:shd w:fill="FFFFFF" w:val="clear" w:color="auto"/>
          <w:vertAlign w:val="baseline"/>
        </w:rPr>
        <w:shd w:fill="FFFFFF" w:val="clear" w:color="auto"/>
        <w:jc w:val="both"/>
        <w:widowControl w:val="1"/>
      </w:pPr>
    </w:p>
    <w:p xmlns:w14="http://schemas.microsoft.com/office/word/2010/wordml" w:rsidR="00000000" w:rsidRDefault="00000000" w14:textId="00000000" w:rsidDel="00000000" w:rsidP="00000000" w:rsidRPr="00000000">
      <w:pPr>
        <w:pStyle w:val="List Paragraph"/>
        <w:spacing w:after="0.0" w:before="0.0"/>
        <w:rPr/>
        <w:jc w:val="both"/>
        <w:numPr>
          <w:ilvl w:val="0"/>
          <w:numId w:val="40793119"/>
        </w:num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cols w:equalWidth="1" w:space="720" w:num="1" w:sep="0"/>
      <w:titlePg w:val="0"/>
      <w:pgNumType w:start="1" w:fmt="decimal"/>
    </w:sectPr>
  </w:body>
</w:document>
</file>

<file path=word/comments.xml><?xml version="1.0" encoding="utf-8"?>
<w:comments xmlns:w="http://schemas.openxmlformats.org/wordprocessingml/2006/main">
  <w:comment w:author="Ananya Jauhari" w:date="2026-01-19T16:22:01.417" w:id="1">
    <w:p xmlns:w14="http://schemas.microsoft.com/office/word/2010/wordml" w14:paraId="0195e8fa" w:rsidR="00000000" w:rsidRDefault="00000000" w14:textId="00000000" w:rsidDel="00000000" w:rsidP="00000000" w:rsidRPr="00000000">
      <w:pPr>
        <w:pStyle w:val="CommentText"/>
        <w:widowControl w:val="1"/>
      </w:pPr>
      <w:r w:rsidR="00000000" w:rsidDel="00000000" w:rsidRPr="00000000">
        <w:t xml:space="preserve">@anshika.maheshwari@emeraldglobaladvisory.com @rajeshmohan.jauhari@emeraldglobaladvisory.com test comment</w:t>
      </w:r>
    </w:p>
  </w:comment>
</w:comments>
</file>

<file path=word/commentsExtended.xml><?xml version="1.0" encoding="utf-8"?>
<w15:commentsEx xmlns:w15="http://schemas.microsoft.com/office/word/2012/wordml">
  <w15:commentEx w15:done="on" w15:paraId="0195e8fa"/>
</w15:commentsEx>
</file>

<file path=word/fontTable.xml><?xml version="1.0" encoding="utf-8"?>
<w:fonts xmlns:w="http://schemas.openxmlformats.org/wordprocessingml/2006/main">
  <w:font w:name="Roboto">
    <w:embedRegular xmlns:r="http://schemas.openxmlformats.org/officeDocument/2006/relationships" r:id="rId438d4690-fb98-57aa-e7ec-4a132ba3d50e" w:fontKey="{00000000-0000-0000-0000-000000000000}" w:subsetted="0"/>
  </w:font>
  <w:font w:name="Inter Regular">
    <w:embedRegular xmlns:r="http://schemas.openxmlformats.org/officeDocument/2006/relationships" r:id="rId74969495-e9cb-fda3-729d-e6a3c859bdae"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jc w:val="center"/>
      <w:widowControl w:val="1"/>
    </w:pPr>
    <w:r w:rsidR="00000000" w:rsidDel="00000000" w:rsidRPr="00000000">
      <w:rPr/>
      <w:fldChar w:fldCharType="begin"/>
      <w:instrText>PAGE \* MERGEFORMAT</w:instrText>
      <w:fldChar w:fldCharType="separate"/>
      <w:t xml:space="preserve">#</w:t>
      <w:fldChar w:fldCharType="end"/>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rPr/>
      <w:jc w:val="center"/>
      <w:widowControl w:val="1"/>
    </w:pPr>
    <w:ins w:id="lagGdUhD0S" w:author="Anshika Maheshwari" w:date="2026-01-09T14:06:05.129">
      <w:r w:rsidR="00000000" w:rsidDel="00000000" w:rsidRPr="00000000">
        <w:rPr>
          <w:sz w:val="36.0"/>
        </w:rPr>
        <w:t xml:space="preserve">EMERALD GLOBAL ADVISORY PRIVATE LIMITED</w:t>
      </w:r>
    </w:ins>
  </w:p>
  <w:p xmlns:w14="http://schemas.microsoft.com/office/word/2010/wordml" w:rsidR="00000000" w:rsidRDefault="00000000" w14:textId="00000000" w:rsidDel="00000000" w:rsidP="00000000" w:rsidRPr="00000000">
    <w:pPr>
      <w:rPr>
        <w:sz w:val="36.0"/>
      </w:rPr>
      <w:jc w:val="right"/>
      <w:widowControl w:val="1"/>
    </w:pPr>
    <w:ins w:id="cokD3B0qb7" w:author="Anshika Maheshwari" w:date="2026-01-09T14:07:35.516">
      <w:r w:rsidR="00000000" w:rsidDel="00000000" w:rsidRPr="00000000">
        <w:rPr>
          <w:sz w:val="24.0"/>
        </w:rPr>
        <w:t xml:space="preserve">(Confidential)</w:t>
      </w:r>
    </w:ins>
    <w:r w:rsidR="00000000" w:rsidDel="00000000" w:rsidRPr="00000000">
      <w:rPr>
        <w:sz w:val="24.0"/>
      </w:rPr>
      <w:fldChar w:fldCharType="begin"/>
      <w:instrText>PAGE \* MERGEFORMAT</w:instrText>
      <w:fldChar w:fldCharType="separate"/>
      <w:t xml:space="preserve">#</w:t>
      <w:fldChar w:fldCharType="end"/>
    </w:r>
  </w:p>
</w:hdr>
</file>

<file path=word/numbering.xml><?xml version="1.0" encoding="utf-8"?>
<w:numbering xmlns:w="http://schemas.openxmlformats.org/wordprocessingml/2006/main">
  <w:abstractNum w:abstractNumId="1036872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039306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043834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415957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410521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844123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362884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31313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139216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674113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545310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303303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65205908">
    <w:abstractNumId w:val="65453106"/>
  </w:num>
  <w:num w:numId="69149516">
    <w:abstractNumId w:val="26741134"/>
  </w:num>
  <w:num w:numId="49093914">
    <w:abstractNumId w:val="10438346"/>
  </w:num>
  <w:num w:numId="61456042">
    <w:abstractNumId w:val="68441235"/>
  </w:num>
  <w:num w:numId="94365507">
    <w:abstractNumId w:val="94159574"/>
  </w:num>
  <w:num w:numId="86231372">
    <w:abstractNumId w:val="13628843"/>
  </w:num>
  <w:num w:numId="71979364">
    <w:abstractNumId w:val="63033038"/>
  </w:num>
  <w:num w:numId="40793119">
    <w:abstractNumId w:val="10368728"/>
  </w:num>
  <w:num w:numId="87565864">
    <w:abstractNumId w:val="14105213"/>
  </w:num>
  <w:num w:numId="97024489">
    <w:abstractNumId w:val="10393067"/>
  </w:num>
  <w:num w:numId="37987893">
    <w:abstractNumId w:val="71392160"/>
  </w:num>
  <w:num w:numId="14427891">
    <w:abstractNumId w:val="3731313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table" w:styleId="859333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74638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95479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 Id="rId8" Target="comments.xml" Type="http://schemas.openxmlformats.org/officeDocument/2006/relationships/comments"/></Relationships>
</file>

<file path=word/_rels/fontTable.xml.rels><?xml version="1.0" encoding="UTF-8"?><Relationships xmlns="http://schemas.openxmlformats.org/package/2006/relationships"><Relationship Id="rId438d4690-fb98-57aa-e7ec-4a132ba3d50e" Target="fonts/Roboto.ttf" Type="http://schemas.openxmlformats.org/officeDocument/2006/relationships/font"/><Relationship Id="rId74969495-e9cb-fda3-729d-e6a3c859bdae" Target="fonts/Inter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